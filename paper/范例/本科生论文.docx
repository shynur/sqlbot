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22FEB">
      <w:pPr>
        <w:spacing w:line="360" w:lineRule="auto"/>
        <w:rPr>
          <w:b/>
          <w:sz w:val="28"/>
        </w:rPr>
      </w:pPr>
      <w:bookmarkStart w:id="41" w:name="_GoBack"/>
      <w:bookmarkEnd w:id="41"/>
      <w:r>
        <w:rPr>
          <w:b/>
          <w:sz w:val="28"/>
        </w:rPr>
        <w:t>2022届本科生学士学位论文                 学校代码：</w:t>
      </w:r>
      <w:r>
        <w:rPr>
          <w:b/>
          <w:sz w:val="28"/>
          <w:u w:val="single"/>
        </w:rPr>
        <w:t>10269</w:t>
      </w:r>
    </w:p>
    <w:p w14:paraId="64B53704">
      <w:pPr>
        <w:spacing w:line="360" w:lineRule="auto"/>
        <w:jc w:val="center"/>
        <w:rPr>
          <w:b/>
          <w:color w:val="000000"/>
          <w:kern w:val="0"/>
          <w:sz w:val="44"/>
          <w:szCs w:val="44"/>
        </w:rPr>
      </w:pPr>
      <w:r>
        <w:drawing>
          <wp:inline distT="0" distB="0" distL="0" distR="0">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170C7CFB">
      <w:pPr>
        <w:spacing w:line="360" w:lineRule="auto"/>
        <w:ind w:firstLine="261" w:firstLineChars="50"/>
        <w:jc w:val="center"/>
        <w:rPr>
          <w:b/>
          <w:sz w:val="52"/>
          <w:szCs w:val="52"/>
          <w:u w:val="single"/>
        </w:rPr>
      </w:pPr>
      <w:r>
        <w:rPr>
          <w:b/>
          <w:sz w:val="52"/>
          <w:szCs w:val="52"/>
          <w:u w:val="single"/>
        </w:rPr>
        <w:t>题目</w:t>
      </w:r>
    </w:p>
    <w:p w14:paraId="55236B92">
      <w:pPr>
        <w:spacing w:line="360" w:lineRule="auto"/>
        <w:jc w:val="center"/>
        <w:rPr>
          <w:b/>
          <w:sz w:val="52"/>
          <w:szCs w:val="52"/>
          <w:u w:val="single"/>
        </w:rPr>
      </w:pPr>
      <w:r>
        <w:rPr>
          <w:b/>
          <w:sz w:val="52"/>
          <w:szCs w:val="52"/>
          <w:u w:val="single"/>
        </w:rPr>
        <w:t>Title</w:t>
      </w:r>
    </w:p>
    <w:p w14:paraId="4AE29755">
      <w:pPr>
        <w:spacing w:line="360" w:lineRule="auto"/>
        <w:jc w:val="center"/>
        <w:rPr>
          <w:sz w:val="28"/>
        </w:rPr>
      </w:pPr>
    </w:p>
    <w:p w14:paraId="71D462CE">
      <w:pPr>
        <w:spacing w:line="360" w:lineRule="auto"/>
        <w:ind w:firstLine="1968" w:firstLineChars="700"/>
        <w:rPr>
          <w:b/>
          <w:sz w:val="28"/>
          <w:u w:val="single"/>
        </w:rPr>
      </w:pPr>
      <w:r>
        <w:rPr>
          <w:b/>
          <w:sz w:val="28"/>
        </w:rPr>
        <w:t>姓    名：</w:t>
      </w:r>
      <w:r>
        <w:rPr>
          <w:b/>
          <w:sz w:val="28"/>
          <w:u w:val="single"/>
        </w:rPr>
        <w:t xml:space="preserve">                    </w:t>
      </w:r>
    </w:p>
    <w:p w14:paraId="7BDF6B40">
      <w:pPr>
        <w:spacing w:line="360" w:lineRule="auto"/>
        <w:ind w:firstLine="1968" w:firstLineChars="700"/>
        <w:rPr>
          <w:b/>
          <w:sz w:val="28"/>
          <w:u w:val="single"/>
        </w:rPr>
      </w:pPr>
      <w:r>
        <w:rPr>
          <w:b/>
          <w:sz w:val="28"/>
        </w:rPr>
        <w:t>学    号：</w:t>
      </w:r>
      <w:r>
        <w:rPr>
          <w:b/>
          <w:sz w:val="28"/>
          <w:u w:val="single"/>
        </w:rPr>
        <w:t xml:space="preserve">                    </w:t>
      </w:r>
    </w:p>
    <w:p w14:paraId="45225E2D">
      <w:pPr>
        <w:spacing w:line="360" w:lineRule="auto"/>
        <w:ind w:firstLine="1968" w:firstLineChars="700"/>
        <w:rPr>
          <w:b/>
          <w:sz w:val="28"/>
          <w:u w:val="single"/>
        </w:rPr>
      </w:pPr>
      <w:r>
        <w:rPr>
          <w:b/>
          <w:sz w:val="28"/>
        </w:rPr>
        <w:t>学    院：</w:t>
      </w:r>
      <w:r>
        <w:rPr>
          <w:rFonts w:hint="eastAsia"/>
          <w:b/>
          <w:sz w:val="28"/>
          <w:u w:val="single"/>
        </w:rPr>
        <w:t>计算机科学与技术学院</w:t>
      </w:r>
    </w:p>
    <w:p w14:paraId="5283BBCA">
      <w:pPr>
        <w:spacing w:line="360" w:lineRule="auto"/>
        <w:ind w:firstLine="1968" w:firstLineChars="700"/>
        <w:rPr>
          <w:b/>
          <w:sz w:val="28"/>
          <w:u w:val="single"/>
        </w:rPr>
      </w:pPr>
      <w:r>
        <w:rPr>
          <w:b/>
          <w:sz w:val="28"/>
        </w:rPr>
        <w:t>专    业：</w:t>
      </w:r>
      <w:r>
        <w:rPr>
          <w:b/>
          <w:sz w:val="28"/>
          <w:u w:val="single"/>
        </w:rPr>
        <w:t xml:space="preserve">  </w:t>
      </w:r>
      <w:r>
        <w:rPr>
          <w:rFonts w:hint="eastAsia"/>
          <w:b/>
          <w:sz w:val="28"/>
          <w:u w:val="single"/>
        </w:rPr>
        <w:t>计算机科学与技术</w:t>
      </w:r>
      <w:r>
        <w:rPr>
          <w:b/>
          <w:sz w:val="28"/>
          <w:u w:val="single"/>
        </w:rPr>
        <w:t xml:space="preserve">  </w:t>
      </w:r>
    </w:p>
    <w:p w14:paraId="22C80D40">
      <w:pPr>
        <w:spacing w:line="360" w:lineRule="auto"/>
        <w:ind w:firstLine="1968" w:firstLineChars="700"/>
        <w:rPr>
          <w:b/>
          <w:sz w:val="28"/>
          <w:u w:val="single"/>
        </w:rPr>
      </w:pPr>
      <w:r>
        <w:rPr>
          <w:b/>
          <w:sz w:val="28"/>
        </w:rPr>
        <w:t>指导教师：</w:t>
      </w:r>
      <w:r>
        <w:rPr>
          <w:b/>
          <w:sz w:val="28"/>
          <w:u w:val="single"/>
        </w:rPr>
        <w:t xml:space="preserve">                    </w:t>
      </w:r>
    </w:p>
    <w:p w14:paraId="6FB1140F">
      <w:pPr>
        <w:spacing w:line="360" w:lineRule="auto"/>
        <w:ind w:firstLine="1968" w:firstLineChars="700"/>
        <w:rPr>
          <w:b/>
          <w:sz w:val="28"/>
        </w:rPr>
      </w:pPr>
      <w:r>
        <w:rPr>
          <w:b/>
          <w:sz w:val="28"/>
        </w:rPr>
        <w:t>职    称：</w:t>
      </w:r>
      <w:r>
        <w:rPr>
          <w:b/>
          <w:sz w:val="28"/>
          <w:u w:val="single"/>
        </w:rPr>
        <w:t xml:space="preserve">                    </w:t>
      </w:r>
    </w:p>
    <w:p w14:paraId="775B6C0C">
      <w:pPr>
        <w:spacing w:line="360" w:lineRule="auto"/>
        <w:jc w:val="center"/>
        <w:rPr>
          <w:b/>
          <w:sz w:val="28"/>
        </w:rPr>
      </w:pPr>
    </w:p>
    <w:p w14:paraId="094CF815">
      <w:pPr>
        <w:spacing w:line="360" w:lineRule="auto"/>
        <w:jc w:val="center"/>
        <w:rPr>
          <w:sz w:val="24"/>
        </w:rPr>
      </w:pPr>
      <w:r>
        <w:rPr>
          <w:b/>
          <w:sz w:val="28"/>
        </w:rPr>
        <w:t>2022年   月</w:t>
      </w:r>
    </w:p>
    <w:p w14:paraId="68D5EA82">
      <w:pPr>
        <w:pStyle w:val="20"/>
        <w:spacing w:line="360" w:lineRule="auto"/>
      </w:pPr>
    </w:p>
    <w:p w14:paraId="719275DC">
      <w:pPr>
        <w:rPr>
          <w:b/>
          <w:sz w:val="28"/>
        </w:rPr>
      </w:pPr>
    </w:p>
    <w:p w14:paraId="1AC063B3">
      <w:pPr>
        <w:spacing w:line="360" w:lineRule="auto"/>
        <w:jc w:val="center"/>
        <w:rPr>
          <w:b/>
          <w:sz w:val="28"/>
        </w:rPr>
      </w:pPr>
      <w:r>
        <w:rPr>
          <w:rFonts w:hint="eastAsia"/>
          <w:b/>
          <w:sz w:val="28"/>
        </w:rPr>
        <w:t>华东师范大学学位论文诚信承诺</w:t>
      </w:r>
    </w:p>
    <w:p w14:paraId="61BD775B">
      <w:pPr>
        <w:spacing w:line="360" w:lineRule="auto"/>
        <w:ind w:firstLine="480" w:firstLineChars="200"/>
        <w:rPr>
          <w:sz w:val="24"/>
        </w:rPr>
      </w:pPr>
      <w:r>
        <w:rPr>
          <w:rFonts w:hint="eastAsia"/>
          <w:sz w:val="24"/>
        </w:rPr>
        <w:t>本毕业论文是本人在导师指导下独立完成的，内容真实、可靠。本人在撰写毕业论文过程中不存在请人代写、抄袭或者剽窃他人作品、伪造或者篡改数据以及其他学位论文作假行为。</w:t>
      </w:r>
    </w:p>
    <w:p w14:paraId="3C98DA24">
      <w:pPr>
        <w:spacing w:line="360" w:lineRule="auto"/>
        <w:ind w:firstLine="480" w:firstLineChars="200"/>
        <w:rPr>
          <w:sz w:val="24"/>
        </w:rPr>
      </w:pPr>
      <w:r>
        <w:rPr>
          <w:rFonts w:hint="eastAsia"/>
          <w:sz w:val="24"/>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4EF56920">
      <w:pPr>
        <w:spacing w:line="360" w:lineRule="auto"/>
        <w:ind w:firstLine="480" w:firstLineChars="200"/>
        <w:rPr>
          <w:sz w:val="24"/>
        </w:rPr>
      </w:pPr>
      <w:r>
        <w:rPr>
          <w:rFonts w:hint="eastAsia"/>
          <w:sz w:val="24"/>
        </w:rPr>
        <w:t xml:space="preserve">承诺人签名： </w:t>
      </w:r>
      <w:r>
        <w:rPr>
          <w:sz w:val="24"/>
        </w:rPr>
        <w:t xml:space="preserve">                            </w:t>
      </w:r>
      <w:r>
        <w:rPr>
          <w:rFonts w:hint="eastAsia"/>
          <w:sz w:val="24"/>
        </w:rPr>
        <w:t xml:space="preserve">日期： </w:t>
      </w:r>
      <w:r>
        <w:rPr>
          <w:sz w:val="24"/>
        </w:rPr>
        <w:t xml:space="preserve"> </w:t>
      </w:r>
      <w:r>
        <w:rPr>
          <w:rFonts w:hint="eastAsia"/>
          <w:sz w:val="24"/>
        </w:rPr>
        <w:t xml:space="preserve"> </w:t>
      </w:r>
      <w:r>
        <w:rPr>
          <w:sz w:val="24"/>
        </w:rPr>
        <w:t xml:space="preserve">  </w:t>
      </w: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p w14:paraId="37CEC67E">
      <w:pPr>
        <w:spacing w:line="360" w:lineRule="auto"/>
        <w:ind w:firstLine="480" w:firstLineChars="200"/>
        <w:rPr>
          <w:sz w:val="24"/>
        </w:rPr>
      </w:pPr>
    </w:p>
    <w:p w14:paraId="12A1AFC2">
      <w:pPr>
        <w:spacing w:line="360" w:lineRule="auto"/>
        <w:ind w:firstLine="480" w:firstLineChars="200"/>
        <w:rPr>
          <w:sz w:val="24"/>
        </w:rPr>
      </w:pPr>
    </w:p>
    <w:p w14:paraId="5FE0731A">
      <w:pPr>
        <w:spacing w:line="360" w:lineRule="auto"/>
        <w:ind w:firstLine="480" w:firstLineChars="200"/>
        <w:rPr>
          <w:sz w:val="24"/>
        </w:rPr>
      </w:pPr>
    </w:p>
    <w:p w14:paraId="40AC8D2E">
      <w:pPr>
        <w:spacing w:line="360" w:lineRule="auto"/>
        <w:jc w:val="center"/>
        <w:rPr>
          <w:b/>
          <w:sz w:val="28"/>
        </w:rPr>
      </w:pPr>
      <w:r>
        <w:rPr>
          <w:rFonts w:hint="eastAsia"/>
          <w:b/>
          <w:sz w:val="28"/>
        </w:rPr>
        <w:t>华东师范大学学位论文使用授权说明</w:t>
      </w:r>
    </w:p>
    <w:p w14:paraId="36B0E44B">
      <w:pPr>
        <w:spacing w:line="360" w:lineRule="auto"/>
        <w:ind w:firstLine="480" w:firstLineChars="200"/>
        <w:rPr>
          <w:sz w:val="24"/>
        </w:rPr>
      </w:pPr>
      <w:r>
        <w:rPr>
          <w:rFonts w:hint="eastAsia"/>
          <w:sz w:val="24"/>
        </w:rPr>
        <w:t>本论文的研究成果归华东师范大学所有，本论文的研究内容不得以其它单位的名义发表。本学位论文作者和指导教师完全了解华东师范大学有关保留、使用学位论文的规定，即：学校有权保留并向国家有关部门或机构送交论文的复印件和电子版，允许论文被查阅和借阅；本人授权华东师范大学可以将论文的全部或部分内容编入有关数据库进行检索、交流，可以采用影印、缩印或其他复制手段保存论文和汇编本学位论文。</w:t>
      </w:r>
    </w:p>
    <w:p w14:paraId="3B32EF22">
      <w:pPr>
        <w:spacing w:line="360" w:lineRule="auto"/>
        <w:ind w:firstLine="480" w:firstLineChars="200"/>
        <w:rPr>
          <w:sz w:val="24"/>
        </w:rPr>
      </w:pPr>
      <w:r>
        <w:rPr>
          <w:rFonts w:hint="eastAsia"/>
          <w:sz w:val="24"/>
        </w:rPr>
        <w:t>保密的毕业论文（设计）在解密后应遵守此规定。</w:t>
      </w:r>
    </w:p>
    <w:p w14:paraId="2C0CB5AF">
      <w:pPr>
        <w:spacing w:line="360" w:lineRule="auto"/>
        <w:ind w:firstLine="480" w:firstLineChars="200"/>
        <w:rPr>
          <w:sz w:val="24"/>
        </w:rPr>
      </w:pPr>
    </w:p>
    <w:p w14:paraId="7EA2B53D">
      <w:pPr>
        <w:spacing w:line="360" w:lineRule="auto"/>
        <w:ind w:firstLine="480" w:firstLineChars="200"/>
        <w:rPr>
          <w:sz w:val="24"/>
        </w:rPr>
      </w:pPr>
      <w:r>
        <w:rPr>
          <w:rFonts w:hint="eastAsia"/>
          <w:sz w:val="24"/>
        </w:rPr>
        <w:t xml:space="preserve">作者签名： </w:t>
      </w:r>
      <w:r>
        <w:rPr>
          <w:sz w:val="24"/>
        </w:rPr>
        <w:t xml:space="preserve">          </w:t>
      </w:r>
      <w:r>
        <w:rPr>
          <w:rFonts w:hint="eastAsia"/>
          <w:sz w:val="24"/>
        </w:rPr>
        <w:t xml:space="preserve">导师签名： </w:t>
      </w:r>
      <w:r>
        <w:rPr>
          <w:sz w:val="24"/>
        </w:rPr>
        <w:t xml:space="preserve"> </w:t>
      </w:r>
      <w:r>
        <w:rPr>
          <w:rFonts w:hint="eastAsia"/>
          <w:sz w:val="24"/>
        </w:rPr>
        <w:t xml:space="preserve"> </w:t>
      </w:r>
      <w:r>
        <w:rPr>
          <w:sz w:val="24"/>
        </w:rPr>
        <w:t xml:space="preserve">        </w:t>
      </w:r>
      <w:r>
        <w:rPr>
          <w:rFonts w:hint="eastAsia"/>
          <w:sz w:val="24"/>
        </w:rPr>
        <w:t xml:space="preserve">日期： </w:t>
      </w:r>
      <w:r>
        <w:rPr>
          <w:sz w:val="24"/>
        </w:rPr>
        <w:t xml:space="preserve"> </w:t>
      </w:r>
      <w:r>
        <w:rPr>
          <w:rFonts w:hint="eastAsia"/>
          <w:sz w:val="24"/>
        </w:rPr>
        <w:t xml:space="preserve"> </w:t>
      </w:r>
      <w:r>
        <w:rPr>
          <w:sz w:val="24"/>
        </w:rPr>
        <w:t xml:space="preserve">  </w:t>
      </w: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p w14:paraId="430FEDFB">
      <w:pPr>
        <w:spacing w:line="360" w:lineRule="auto"/>
        <w:ind w:firstLine="480" w:firstLineChars="200"/>
        <w:rPr>
          <w:sz w:val="24"/>
        </w:rPr>
      </w:pPr>
    </w:p>
    <w:p w14:paraId="552983BC">
      <w:pPr>
        <w:widowControl/>
        <w:jc w:val="left"/>
        <w:rPr>
          <w:rFonts w:eastAsia="黑体"/>
          <w:b/>
          <w:bCs/>
          <w:caps/>
          <w:kern w:val="0"/>
          <w:sz w:val="20"/>
          <w:szCs w:val="20"/>
        </w:rPr>
      </w:pPr>
    </w:p>
    <w:p w14:paraId="34AF9D10">
      <w:pPr>
        <w:sectPr>
          <w:footerReference r:id="rId5" w:type="default"/>
          <w:pgSz w:w="11906" w:h="16838"/>
          <w:pgMar w:top="1418" w:right="1418" w:bottom="1134" w:left="1701" w:header="851" w:footer="992" w:gutter="0"/>
          <w:pgNumType w:fmt="upperRoman"/>
          <w:cols w:space="425" w:num="1"/>
          <w:docGrid w:type="lines" w:linePitch="312" w:charSpace="0"/>
        </w:sectPr>
      </w:pPr>
    </w:p>
    <w:p w14:paraId="50293984">
      <w:pPr>
        <w:jc w:val="center"/>
        <w:rPr>
          <w:b/>
          <w:sz w:val="24"/>
        </w:rPr>
      </w:pPr>
      <w:r>
        <w:rPr>
          <w:b/>
          <w:sz w:val="24"/>
        </w:rPr>
        <w:t>目录</w:t>
      </w:r>
    </w:p>
    <w:p w14:paraId="2EC5B9E3">
      <w:pPr>
        <w:pStyle w:val="20"/>
        <w:rPr>
          <w:rFonts w:asciiTheme="minorHAnsi" w:hAnsiTheme="minorHAnsi" w:eastAsiaTheme="minorEastAsia" w:cstheme="minorBidi"/>
          <w:b w:val="0"/>
          <w:bCs w:val="0"/>
          <w:caps w:val="0"/>
          <w:kern w:val="2"/>
          <w:sz w:val="24"/>
          <w:szCs w:val="24"/>
        </w:rPr>
      </w:pPr>
      <w:r>
        <w:rPr>
          <w:rFonts w:eastAsia="宋体"/>
          <w:b w:val="0"/>
          <w:sz w:val="24"/>
          <w:szCs w:val="24"/>
        </w:rPr>
        <w:fldChar w:fldCharType="begin"/>
      </w:r>
      <w:r>
        <w:rPr>
          <w:rFonts w:eastAsia="宋体"/>
          <w:b w:val="0"/>
          <w:sz w:val="24"/>
          <w:szCs w:val="24"/>
        </w:rPr>
        <w:instrText xml:space="preserve"> TOC \o "1-2" \h \z \u </w:instrText>
      </w:r>
      <w:r>
        <w:rPr>
          <w:rFonts w:eastAsia="宋体"/>
          <w:b w:val="0"/>
          <w:sz w:val="24"/>
          <w:szCs w:val="24"/>
        </w:rPr>
        <w:fldChar w:fldCharType="separate"/>
      </w:r>
      <w:r>
        <w:fldChar w:fldCharType="begin"/>
      </w:r>
      <w:r>
        <w:instrText xml:space="preserve"> HYPERLINK \l "_Toc100932566" </w:instrText>
      </w:r>
      <w:r>
        <w:fldChar w:fldCharType="separate"/>
      </w:r>
      <w:r>
        <w:rPr>
          <w:rStyle w:val="32"/>
          <w:sz w:val="24"/>
          <w:szCs w:val="24"/>
        </w:rPr>
        <w:t>摘要：</w:t>
      </w:r>
      <w:r>
        <w:rPr>
          <w:sz w:val="24"/>
          <w:szCs w:val="24"/>
        </w:rPr>
        <w:tab/>
      </w:r>
      <w:r>
        <w:rPr>
          <w:sz w:val="24"/>
          <w:szCs w:val="24"/>
        </w:rPr>
        <w:fldChar w:fldCharType="begin"/>
      </w:r>
      <w:r>
        <w:rPr>
          <w:sz w:val="24"/>
          <w:szCs w:val="24"/>
        </w:rPr>
        <w:instrText xml:space="preserve"> PAGEREF _Toc100932566 \h </w:instrText>
      </w:r>
      <w:r>
        <w:rPr>
          <w:sz w:val="24"/>
          <w:szCs w:val="24"/>
        </w:rPr>
        <w:fldChar w:fldCharType="separate"/>
      </w:r>
      <w:r>
        <w:rPr>
          <w:sz w:val="24"/>
          <w:szCs w:val="24"/>
        </w:rPr>
        <w:t>I</w:t>
      </w:r>
      <w:r>
        <w:rPr>
          <w:sz w:val="24"/>
          <w:szCs w:val="24"/>
        </w:rPr>
        <w:fldChar w:fldCharType="end"/>
      </w:r>
      <w:r>
        <w:rPr>
          <w:sz w:val="24"/>
          <w:szCs w:val="24"/>
        </w:rPr>
        <w:fldChar w:fldCharType="end"/>
      </w:r>
    </w:p>
    <w:p w14:paraId="72790DC2">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"_Toc100932567" </w:instrText>
      </w:r>
      <w:r>
        <w:fldChar w:fldCharType="separate"/>
      </w:r>
      <w:r>
        <w:rPr>
          <w:rStyle w:val="32"/>
          <w:sz w:val="24"/>
          <w:szCs w:val="24"/>
        </w:rPr>
        <w:t>Abstract:</w:t>
      </w:r>
      <w:r>
        <w:rPr>
          <w:sz w:val="24"/>
          <w:szCs w:val="24"/>
        </w:rPr>
        <w:tab/>
      </w:r>
      <w:r>
        <w:rPr>
          <w:sz w:val="24"/>
          <w:szCs w:val="24"/>
        </w:rPr>
        <w:fldChar w:fldCharType="begin"/>
      </w:r>
      <w:r>
        <w:rPr>
          <w:sz w:val="24"/>
          <w:szCs w:val="24"/>
        </w:rPr>
        <w:instrText xml:space="preserve"> PAGEREF _Toc100932567 \h </w:instrText>
      </w:r>
      <w:r>
        <w:rPr>
          <w:sz w:val="24"/>
          <w:szCs w:val="24"/>
        </w:rPr>
        <w:fldChar w:fldCharType="separate"/>
      </w:r>
      <w:r>
        <w:rPr>
          <w:sz w:val="24"/>
          <w:szCs w:val="24"/>
        </w:rPr>
        <w:t>II</w:t>
      </w:r>
      <w:r>
        <w:rPr>
          <w:sz w:val="24"/>
          <w:szCs w:val="24"/>
        </w:rPr>
        <w:fldChar w:fldCharType="end"/>
      </w:r>
      <w:r>
        <w:rPr>
          <w:sz w:val="24"/>
          <w:szCs w:val="24"/>
        </w:rPr>
        <w:fldChar w:fldCharType="end"/>
      </w:r>
    </w:p>
    <w:p w14:paraId="2911B294">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"_Toc100932568" </w:instrText>
      </w:r>
      <w:r>
        <w:fldChar w:fldCharType="separate"/>
      </w:r>
      <w:r>
        <w:rPr>
          <w:rStyle w:val="32"/>
          <w:sz w:val="24"/>
          <w:szCs w:val="24"/>
        </w:rPr>
        <w:t>1 绪论</w:t>
      </w:r>
      <w:r>
        <w:rPr>
          <w:sz w:val="24"/>
          <w:szCs w:val="24"/>
        </w:rPr>
        <w:tab/>
      </w:r>
      <w:r>
        <w:rPr>
          <w:sz w:val="24"/>
          <w:szCs w:val="24"/>
        </w:rPr>
        <w:fldChar w:fldCharType="begin"/>
      </w:r>
      <w:r>
        <w:rPr>
          <w:sz w:val="24"/>
          <w:szCs w:val="24"/>
        </w:rPr>
        <w:instrText xml:space="preserve"> PAGEREF _Toc100932568 \h </w:instrText>
      </w:r>
      <w:r>
        <w:rPr>
          <w:sz w:val="24"/>
          <w:szCs w:val="24"/>
        </w:rPr>
        <w:fldChar w:fldCharType="separate"/>
      </w:r>
      <w:r>
        <w:rPr>
          <w:sz w:val="24"/>
          <w:szCs w:val="24"/>
        </w:rPr>
        <w:t>1</w:t>
      </w:r>
      <w:r>
        <w:rPr>
          <w:sz w:val="24"/>
          <w:szCs w:val="24"/>
        </w:rPr>
        <w:fldChar w:fldCharType="end"/>
      </w:r>
      <w:r>
        <w:rPr>
          <w:sz w:val="24"/>
          <w:szCs w:val="24"/>
        </w:rPr>
        <w:fldChar w:fldCharType="end"/>
      </w:r>
    </w:p>
    <w:p w14:paraId="26FCAF35">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"_Toc100932569" </w:instrText>
      </w:r>
      <w:r>
        <w:fldChar w:fldCharType="separate"/>
      </w:r>
      <w:r>
        <w:rPr>
          <w:rStyle w:val="32"/>
          <w:sz w:val="24"/>
          <w:szCs w:val="24"/>
        </w:rPr>
        <w:t>1.1</w:t>
      </w:r>
      <w:r>
        <w:rPr>
          <w:rStyle w:val="32"/>
          <w:rFonts w:ascii="黑体" w:hAnsi="黑体"/>
          <w:sz w:val="24"/>
          <w:szCs w:val="24"/>
        </w:rPr>
        <w:t xml:space="preserve"> 研究背景和意义</w:t>
      </w:r>
      <w:r>
        <w:rPr>
          <w:sz w:val="24"/>
          <w:szCs w:val="24"/>
        </w:rPr>
        <w:tab/>
      </w:r>
      <w:r>
        <w:rPr>
          <w:sz w:val="24"/>
          <w:szCs w:val="24"/>
        </w:rPr>
        <w:fldChar w:fldCharType="begin"/>
      </w:r>
      <w:r>
        <w:rPr>
          <w:sz w:val="24"/>
          <w:szCs w:val="24"/>
        </w:rPr>
        <w:instrText xml:space="preserve"> PAGEREF _Toc100932569 \h </w:instrText>
      </w:r>
      <w:r>
        <w:rPr>
          <w:sz w:val="24"/>
          <w:szCs w:val="24"/>
        </w:rPr>
        <w:fldChar w:fldCharType="separate"/>
      </w:r>
      <w:r>
        <w:rPr>
          <w:sz w:val="24"/>
          <w:szCs w:val="24"/>
        </w:rPr>
        <w:t>1</w:t>
      </w:r>
      <w:r>
        <w:rPr>
          <w:sz w:val="24"/>
          <w:szCs w:val="24"/>
        </w:rPr>
        <w:fldChar w:fldCharType="end"/>
      </w:r>
      <w:r>
        <w:rPr>
          <w:sz w:val="24"/>
          <w:szCs w:val="24"/>
        </w:rPr>
        <w:fldChar w:fldCharType="end"/>
      </w:r>
    </w:p>
    <w:p w14:paraId="46DA5D1E">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"_Toc100932570" </w:instrText>
      </w:r>
      <w:r>
        <w:fldChar w:fldCharType="separate"/>
      </w:r>
      <w:r>
        <w:rPr>
          <w:rStyle w:val="32"/>
          <w:sz w:val="24"/>
          <w:szCs w:val="24"/>
        </w:rPr>
        <w:t>1.2 研究现状</w:t>
      </w:r>
      <w:r>
        <w:rPr>
          <w:sz w:val="24"/>
          <w:szCs w:val="24"/>
        </w:rPr>
        <w:tab/>
      </w:r>
      <w:r>
        <w:rPr>
          <w:sz w:val="24"/>
          <w:szCs w:val="24"/>
        </w:rPr>
        <w:fldChar w:fldCharType="begin"/>
      </w:r>
      <w:r>
        <w:rPr>
          <w:sz w:val="24"/>
          <w:szCs w:val="24"/>
        </w:rPr>
        <w:instrText xml:space="preserve"> PAGEREF _Toc100932570 \h </w:instrText>
      </w:r>
      <w:r>
        <w:rPr>
          <w:sz w:val="24"/>
          <w:szCs w:val="24"/>
        </w:rPr>
        <w:fldChar w:fldCharType="separate"/>
      </w:r>
      <w:r>
        <w:rPr>
          <w:sz w:val="24"/>
          <w:szCs w:val="24"/>
        </w:rPr>
        <w:t>3</w:t>
      </w:r>
      <w:r>
        <w:rPr>
          <w:sz w:val="24"/>
          <w:szCs w:val="24"/>
        </w:rPr>
        <w:fldChar w:fldCharType="end"/>
      </w:r>
      <w:r>
        <w:rPr>
          <w:sz w:val="24"/>
          <w:szCs w:val="24"/>
        </w:rPr>
        <w:fldChar w:fldCharType="end"/>
      </w:r>
    </w:p>
    <w:p w14:paraId="42333212">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"_Toc100932571" </w:instrText>
      </w:r>
      <w:r>
        <w:fldChar w:fldCharType="separate"/>
      </w:r>
      <w:r>
        <w:rPr>
          <w:rStyle w:val="32"/>
          <w:sz w:val="24"/>
          <w:szCs w:val="24"/>
        </w:rPr>
        <w:t>1.3 本文主要研究工作</w:t>
      </w:r>
      <w:r>
        <w:rPr>
          <w:sz w:val="24"/>
          <w:szCs w:val="24"/>
        </w:rPr>
        <w:tab/>
      </w:r>
      <w:r>
        <w:rPr>
          <w:sz w:val="24"/>
          <w:szCs w:val="24"/>
        </w:rPr>
        <w:fldChar w:fldCharType="begin"/>
      </w:r>
      <w:r>
        <w:rPr>
          <w:sz w:val="24"/>
          <w:szCs w:val="24"/>
        </w:rPr>
        <w:instrText xml:space="preserve"> PAGEREF _Toc100932571 \h </w:instrText>
      </w:r>
      <w:r>
        <w:rPr>
          <w:sz w:val="24"/>
          <w:szCs w:val="24"/>
        </w:rPr>
        <w:fldChar w:fldCharType="separate"/>
      </w:r>
      <w:r>
        <w:rPr>
          <w:sz w:val="24"/>
          <w:szCs w:val="24"/>
        </w:rPr>
        <w:t>5</w:t>
      </w:r>
      <w:r>
        <w:rPr>
          <w:sz w:val="24"/>
          <w:szCs w:val="24"/>
        </w:rPr>
        <w:fldChar w:fldCharType="end"/>
      </w:r>
      <w:r>
        <w:rPr>
          <w:sz w:val="24"/>
          <w:szCs w:val="24"/>
        </w:rPr>
        <w:fldChar w:fldCharType="end"/>
      </w:r>
    </w:p>
    <w:p w14:paraId="4114C524">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"_Toc100932572" </w:instrText>
      </w:r>
      <w:r>
        <w:fldChar w:fldCharType="separate"/>
      </w:r>
      <w:r>
        <w:rPr>
          <w:rStyle w:val="32"/>
          <w:sz w:val="24"/>
          <w:szCs w:val="24"/>
        </w:rPr>
        <w:t>1.4 论文组织结构</w:t>
      </w:r>
      <w:r>
        <w:rPr>
          <w:sz w:val="24"/>
          <w:szCs w:val="24"/>
        </w:rPr>
        <w:tab/>
      </w:r>
      <w:r>
        <w:rPr>
          <w:sz w:val="24"/>
          <w:szCs w:val="24"/>
        </w:rPr>
        <w:fldChar w:fldCharType="begin"/>
      </w:r>
      <w:r>
        <w:rPr>
          <w:sz w:val="24"/>
          <w:szCs w:val="24"/>
        </w:rPr>
        <w:instrText xml:space="preserve"> PAGEREF _Toc100932572 \h </w:instrText>
      </w:r>
      <w:r>
        <w:rPr>
          <w:sz w:val="24"/>
          <w:szCs w:val="24"/>
        </w:rPr>
        <w:fldChar w:fldCharType="separate"/>
      </w:r>
      <w:r>
        <w:rPr>
          <w:sz w:val="24"/>
          <w:szCs w:val="24"/>
        </w:rPr>
        <w:t>6</w:t>
      </w:r>
      <w:r>
        <w:rPr>
          <w:sz w:val="24"/>
          <w:szCs w:val="24"/>
        </w:rPr>
        <w:fldChar w:fldCharType="end"/>
      </w:r>
      <w:r>
        <w:rPr>
          <w:sz w:val="24"/>
          <w:szCs w:val="24"/>
        </w:rPr>
        <w:fldChar w:fldCharType="end"/>
      </w:r>
    </w:p>
    <w:p w14:paraId="54DBBF6F">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"_Toc100932573" </w:instrText>
      </w:r>
      <w:r>
        <w:fldChar w:fldCharType="separate"/>
      </w:r>
      <w:r>
        <w:rPr>
          <w:rStyle w:val="32"/>
          <w:sz w:val="24"/>
          <w:szCs w:val="24"/>
        </w:rPr>
        <w:t>2 相关基础</w:t>
      </w:r>
      <w:r>
        <w:rPr>
          <w:sz w:val="24"/>
          <w:szCs w:val="24"/>
        </w:rPr>
        <w:tab/>
      </w:r>
      <w:r>
        <w:rPr>
          <w:sz w:val="24"/>
          <w:szCs w:val="24"/>
        </w:rPr>
        <w:fldChar w:fldCharType="begin"/>
      </w:r>
      <w:r>
        <w:rPr>
          <w:sz w:val="24"/>
          <w:szCs w:val="24"/>
        </w:rPr>
        <w:instrText xml:space="preserve"> PAGEREF _Toc100932573 \h </w:instrText>
      </w:r>
      <w:r>
        <w:rPr>
          <w:sz w:val="24"/>
          <w:szCs w:val="24"/>
        </w:rPr>
        <w:fldChar w:fldCharType="separate"/>
      </w:r>
      <w:r>
        <w:rPr>
          <w:sz w:val="24"/>
          <w:szCs w:val="24"/>
        </w:rPr>
        <w:t>7</w:t>
      </w:r>
      <w:r>
        <w:rPr>
          <w:sz w:val="24"/>
          <w:szCs w:val="24"/>
        </w:rPr>
        <w:fldChar w:fldCharType="end"/>
      </w:r>
      <w:r>
        <w:rPr>
          <w:sz w:val="24"/>
          <w:szCs w:val="24"/>
        </w:rPr>
        <w:fldChar w:fldCharType="end"/>
      </w:r>
    </w:p>
    <w:p w14:paraId="0D4BD87F">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"_Toc100932574" </w:instrText>
      </w:r>
      <w:r>
        <w:fldChar w:fldCharType="separate"/>
      </w:r>
      <w:r>
        <w:rPr>
          <w:rStyle w:val="32"/>
          <w:sz w:val="24"/>
          <w:szCs w:val="24"/>
        </w:rPr>
        <w:t>2.1 预训练语言模型</w:t>
      </w:r>
      <w:r>
        <w:rPr>
          <w:sz w:val="24"/>
          <w:szCs w:val="24"/>
        </w:rPr>
        <w:tab/>
      </w:r>
      <w:r>
        <w:rPr>
          <w:sz w:val="24"/>
          <w:szCs w:val="24"/>
        </w:rPr>
        <w:fldChar w:fldCharType="begin"/>
      </w:r>
      <w:r>
        <w:rPr>
          <w:sz w:val="24"/>
          <w:szCs w:val="24"/>
        </w:rPr>
        <w:instrText xml:space="preserve"> PAGEREF _Toc100932574 \h </w:instrText>
      </w:r>
      <w:r>
        <w:rPr>
          <w:sz w:val="24"/>
          <w:szCs w:val="24"/>
        </w:rPr>
        <w:fldChar w:fldCharType="separate"/>
      </w:r>
      <w:r>
        <w:rPr>
          <w:sz w:val="24"/>
          <w:szCs w:val="24"/>
        </w:rPr>
        <w:t>7</w:t>
      </w:r>
      <w:r>
        <w:rPr>
          <w:sz w:val="24"/>
          <w:szCs w:val="24"/>
        </w:rPr>
        <w:fldChar w:fldCharType="end"/>
      </w:r>
      <w:r>
        <w:rPr>
          <w:sz w:val="24"/>
          <w:szCs w:val="24"/>
        </w:rPr>
        <w:fldChar w:fldCharType="end"/>
      </w:r>
    </w:p>
    <w:p w14:paraId="31BD4B71">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"_Toc100932575" </w:instrText>
      </w:r>
      <w:r>
        <w:fldChar w:fldCharType="separate"/>
      </w:r>
      <w:r>
        <w:rPr>
          <w:rStyle w:val="32"/>
          <w:sz w:val="24"/>
          <w:szCs w:val="24"/>
        </w:rPr>
        <w:t>2.2 注意力机制</w:t>
      </w:r>
      <w:r>
        <w:rPr>
          <w:sz w:val="24"/>
          <w:szCs w:val="24"/>
        </w:rPr>
        <w:tab/>
      </w:r>
      <w:r>
        <w:rPr>
          <w:sz w:val="24"/>
          <w:szCs w:val="24"/>
        </w:rPr>
        <w:fldChar w:fldCharType="begin"/>
      </w:r>
      <w:r>
        <w:rPr>
          <w:sz w:val="24"/>
          <w:szCs w:val="24"/>
        </w:rPr>
        <w:instrText xml:space="preserve"> PAGEREF _Toc100932575 \h </w:instrText>
      </w:r>
      <w:r>
        <w:rPr>
          <w:sz w:val="24"/>
          <w:szCs w:val="24"/>
        </w:rPr>
        <w:fldChar w:fldCharType="separate"/>
      </w:r>
      <w:r>
        <w:rPr>
          <w:sz w:val="24"/>
          <w:szCs w:val="24"/>
        </w:rPr>
        <w:t>10</w:t>
      </w:r>
      <w:r>
        <w:rPr>
          <w:sz w:val="24"/>
          <w:szCs w:val="24"/>
        </w:rPr>
        <w:fldChar w:fldCharType="end"/>
      </w:r>
      <w:r>
        <w:rPr>
          <w:sz w:val="24"/>
          <w:szCs w:val="24"/>
        </w:rPr>
        <w:fldChar w:fldCharType="end"/>
      </w:r>
    </w:p>
    <w:p w14:paraId="4603F695">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"_Toc100932576" </w:instrText>
      </w:r>
      <w:r>
        <w:fldChar w:fldCharType="separate"/>
      </w:r>
      <w:r>
        <w:rPr>
          <w:rStyle w:val="32"/>
          <w:sz w:val="24"/>
          <w:szCs w:val="24"/>
        </w:rPr>
        <w:t>2.3 CapsuleNet模型</w:t>
      </w:r>
      <w:r>
        <w:rPr>
          <w:sz w:val="24"/>
          <w:szCs w:val="24"/>
        </w:rPr>
        <w:tab/>
      </w:r>
      <w:r>
        <w:rPr>
          <w:sz w:val="24"/>
          <w:szCs w:val="24"/>
        </w:rPr>
        <w:fldChar w:fldCharType="begin"/>
      </w:r>
      <w:r>
        <w:rPr>
          <w:sz w:val="24"/>
          <w:szCs w:val="24"/>
        </w:rPr>
        <w:instrText xml:space="preserve"> PAGEREF _Toc100932576 \h </w:instrText>
      </w:r>
      <w:r>
        <w:rPr>
          <w:sz w:val="24"/>
          <w:szCs w:val="24"/>
        </w:rPr>
        <w:fldChar w:fldCharType="separate"/>
      </w:r>
      <w:r>
        <w:rPr>
          <w:sz w:val="24"/>
          <w:szCs w:val="24"/>
        </w:rPr>
        <w:t>11</w:t>
      </w:r>
      <w:r>
        <w:rPr>
          <w:sz w:val="24"/>
          <w:szCs w:val="24"/>
        </w:rPr>
        <w:fldChar w:fldCharType="end"/>
      </w:r>
      <w:r>
        <w:rPr>
          <w:sz w:val="24"/>
          <w:szCs w:val="24"/>
        </w:rPr>
        <w:fldChar w:fldCharType="end"/>
      </w:r>
    </w:p>
    <w:p w14:paraId="21178560">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"_Toc100932577" </w:instrText>
      </w:r>
      <w:r>
        <w:fldChar w:fldCharType="separate"/>
      </w:r>
      <w:r>
        <w:rPr>
          <w:rStyle w:val="32"/>
          <w:sz w:val="24"/>
          <w:szCs w:val="24"/>
        </w:rPr>
        <w:t>2.4 本章小结</w:t>
      </w:r>
      <w:r>
        <w:rPr>
          <w:sz w:val="24"/>
          <w:szCs w:val="24"/>
        </w:rPr>
        <w:tab/>
      </w:r>
      <w:r>
        <w:rPr>
          <w:sz w:val="24"/>
          <w:szCs w:val="24"/>
        </w:rPr>
        <w:fldChar w:fldCharType="begin"/>
      </w:r>
      <w:r>
        <w:rPr>
          <w:sz w:val="24"/>
          <w:szCs w:val="24"/>
        </w:rPr>
        <w:instrText xml:space="preserve"> PAGEREF _Toc100932577 \h </w:instrText>
      </w:r>
      <w:r>
        <w:rPr>
          <w:sz w:val="24"/>
          <w:szCs w:val="24"/>
        </w:rPr>
        <w:fldChar w:fldCharType="separate"/>
      </w:r>
      <w:r>
        <w:rPr>
          <w:sz w:val="24"/>
          <w:szCs w:val="24"/>
        </w:rPr>
        <w:t>12</w:t>
      </w:r>
      <w:r>
        <w:rPr>
          <w:sz w:val="24"/>
          <w:szCs w:val="24"/>
        </w:rPr>
        <w:fldChar w:fldCharType="end"/>
      </w:r>
      <w:r>
        <w:rPr>
          <w:sz w:val="24"/>
          <w:szCs w:val="24"/>
        </w:rPr>
        <w:fldChar w:fldCharType="end"/>
      </w:r>
    </w:p>
    <w:p w14:paraId="1E648626">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"_Toc100932578" </w:instrText>
      </w:r>
      <w:r>
        <w:fldChar w:fldCharType="separate"/>
      </w:r>
      <w:r>
        <w:rPr>
          <w:rStyle w:val="32"/>
          <w:sz w:val="24"/>
          <w:szCs w:val="24"/>
        </w:rPr>
        <w:t>3 融合微表情特征的CM-BERT模型结构</w:t>
      </w:r>
      <w:r>
        <w:rPr>
          <w:sz w:val="24"/>
          <w:szCs w:val="24"/>
        </w:rPr>
        <w:tab/>
      </w:r>
      <w:r>
        <w:rPr>
          <w:sz w:val="24"/>
          <w:szCs w:val="24"/>
        </w:rPr>
        <w:fldChar w:fldCharType="begin"/>
      </w:r>
      <w:r>
        <w:rPr>
          <w:sz w:val="24"/>
          <w:szCs w:val="24"/>
        </w:rPr>
        <w:instrText xml:space="preserve"> PAGEREF _Toc100932578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17B2438">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"_Toc100932579" </w:instrText>
      </w:r>
      <w:r>
        <w:fldChar w:fldCharType="separate"/>
      </w:r>
      <w:r>
        <w:rPr>
          <w:rStyle w:val="32"/>
          <w:sz w:val="24"/>
          <w:szCs w:val="24"/>
        </w:rPr>
        <w:t>3.1 问题定义</w:t>
      </w:r>
      <w:r>
        <w:rPr>
          <w:sz w:val="24"/>
          <w:szCs w:val="24"/>
        </w:rPr>
        <w:tab/>
      </w:r>
      <w:r>
        <w:rPr>
          <w:sz w:val="24"/>
          <w:szCs w:val="24"/>
        </w:rPr>
        <w:fldChar w:fldCharType="begin"/>
      </w:r>
      <w:r>
        <w:rPr>
          <w:sz w:val="24"/>
          <w:szCs w:val="24"/>
        </w:rPr>
        <w:instrText xml:space="preserve"> PAGEREF _Toc100932579 \h </w:instrText>
      </w:r>
      <w:r>
        <w:rPr>
          <w:sz w:val="24"/>
          <w:szCs w:val="24"/>
        </w:rPr>
        <w:fldChar w:fldCharType="separate"/>
      </w:r>
      <w:r>
        <w:rPr>
          <w:sz w:val="24"/>
          <w:szCs w:val="24"/>
        </w:rPr>
        <w:t>14</w:t>
      </w:r>
      <w:r>
        <w:rPr>
          <w:sz w:val="24"/>
          <w:szCs w:val="24"/>
        </w:rPr>
        <w:fldChar w:fldCharType="end"/>
      </w:r>
      <w:r>
        <w:rPr>
          <w:sz w:val="24"/>
          <w:szCs w:val="24"/>
        </w:rPr>
        <w:fldChar w:fldCharType="end"/>
      </w:r>
    </w:p>
    <w:p w14:paraId="3C29259A">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"_Toc100932580" </w:instrText>
      </w:r>
      <w:r>
        <w:fldChar w:fldCharType="separate"/>
      </w:r>
      <w:r>
        <w:rPr>
          <w:rStyle w:val="32"/>
          <w:sz w:val="24"/>
          <w:szCs w:val="24"/>
        </w:rPr>
        <w:t>3.2 模型总体结构</w:t>
      </w:r>
      <w:r>
        <w:rPr>
          <w:sz w:val="24"/>
          <w:szCs w:val="24"/>
        </w:rPr>
        <w:tab/>
      </w:r>
      <w:r>
        <w:rPr>
          <w:sz w:val="24"/>
          <w:szCs w:val="24"/>
        </w:rPr>
        <w:fldChar w:fldCharType="begin"/>
      </w:r>
      <w:r>
        <w:rPr>
          <w:sz w:val="24"/>
          <w:szCs w:val="24"/>
        </w:rPr>
        <w:instrText xml:space="preserve"> PAGEREF _Toc100932580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19453B3">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"_Toc100932581" </w:instrText>
      </w:r>
      <w:r>
        <w:fldChar w:fldCharType="separate"/>
      </w:r>
      <w:r>
        <w:rPr>
          <w:rStyle w:val="32"/>
          <w:sz w:val="24"/>
          <w:szCs w:val="24"/>
        </w:rPr>
        <w:t>3.3 微表情提取模块</w:t>
      </w:r>
      <w:r>
        <w:rPr>
          <w:sz w:val="24"/>
          <w:szCs w:val="24"/>
        </w:rPr>
        <w:tab/>
      </w:r>
      <w:r>
        <w:rPr>
          <w:sz w:val="24"/>
          <w:szCs w:val="24"/>
        </w:rPr>
        <w:fldChar w:fldCharType="begin"/>
      </w:r>
      <w:r>
        <w:rPr>
          <w:sz w:val="24"/>
          <w:szCs w:val="24"/>
        </w:rPr>
        <w:instrText xml:space="preserve"> PAGEREF _Toc100932581 \h </w:instrText>
      </w:r>
      <w:r>
        <w:rPr>
          <w:sz w:val="24"/>
          <w:szCs w:val="24"/>
        </w:rPr>
        <w:fldChar w:fldCharType="separate"/>
      </w:r>
      <w:r>
        <w:rPr>
          <w:sz w:val="24"/>
          <w:szCs w:val="24"/>
        </w:rPr>
        <w:t>16</w:t>
      </w:r>
      <w:r>
        <w:rPr>
          <w:sz w:val="24"/>
          <w:szCs w:val="24"/>
        </w:rPr>
        <w:fldChar w:fldCharType="end"/>
      </w:r>
      <w:r>
        <w:rPr>
          <w:sz w:val="24"/>
          <w:szCs w:val="24"/>
        </w:rPr>
        <w:fldChar w:fldCharType="end"/>
      </w:r>
    </w:p>
    <w:p w14:paraId="025BA9D6">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"_Toc100932582" </w:instrText>
      </w:r>
      <w:r>
        <w:fldChar w:fldCharType="separate"/>
      </w:r>
      <w:r>
        <w:rPr>
          <w:rStyle w:val="32"/>
          <w:sz w:val="24"/>
          <w:szCs w:val="24"/>
        </w:rPr>
        <w:t>3.4 跨模态注意力融合层结构</w:t>
      </w:r>
      <w:r>
        <w:rPr>
          <w:sz w:val="24"/>
          <w:szCs w:val="24"/>
        </w:rPr>
        <w:tab/>
      </w:r>
      <w:r>
        <w:rPr>
          <w:sz w:val="24"/>
          <w:szCs w:val="24"/>
        </w:rPr>
        <w:fldChar w:fldCharType="begin"/>
      </w:r>
      <w:r>
        <w:rPr>
          <w:sz w:val="24"/>
          <w:szCs w:val="24"/>
        </w:rPr>
        <w:instrText xml:space="preserve"> PAGEREF _Toc100932582 \h </w:instrText>
      </w:r>
      <w:r>
        <w:rPr>
          <w:sz w:val="24"/>
          <w:szCs w:val="24"/>
        </w:rPr>
        <w:fldChar w:fldCharType="separate"/>
      </w:r>
      <w:r>
        <w:rPr>
          <w:sz w:val="24"/>
          <w:szCs w:val="24"/>
        </w:rPr>
        <w:t>17</w:t>
      </w:r>
      <w:r>
        <w:rPr>
          <w:sz w:val="24"/>
          <w:szCs w:val="24"/>
        </w:rPr>
        <w:fldChar w:fldCharType="end"/>
      </w:r>
      <w:r>
        <w:rPr>
          <w:sz w:val="24"/>
          <w:szCs w:val="24"/>
        </w:rPr>
        <w:fldChar w:fldCharType="end"/>
      </w:r>
    </w:p>
    <w:p w14:paraId="118F25E0">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"_Toc100932583" </w:instrText>
      </w:r>
      <w:r>
        <w:fldChar w:fldCharType="separate"/>
      </w:r>
      <w:r>
        <w:rPr>
          <w:rStyle w:val="32"/>
          <w:sz w:val="24"/>
          <w:szCs w:val="24"/>
        </w:rPr>
        <w:t>3.5 模型伪代码</w:t>
      </w:r>
      <w:r>
        <w:rPr>
          <w:sz w:val="24"/>
          <w:szCs w:val="24"/>
        </w:rPr>
        <w:tab/>
      </w:r>
      <w:r>
        <w:rPr>
          <w:sz w:val="24"/>
          <w:szCs w:val="24"/>
        </w:rPr>
        <w:fldChar w:fldCharType="begin"/>
      </w:r>
      <w:r>
        <w:rPr>
          <w:sz w:val="24"/>
          <w:szCs w:val="24"/>
        </w:rPr>
        <w:instrText xml:space="preserve"> PAGEREF _Toc100932583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BACBF85">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"_Toc100932584" </w:instrText>
      </w:r>
      <w:r>
        <w:fldChar w:fldCharType="separate"/>
      </w:r>
      <w:r>
        <w:rPr>
          <w:rStyle w:val="32"/>
          <w:sz w:val="24"/>
          <w:szCs w:val="24"/>
        </w:rPr>
        <w:t>3.6 本章小结</w:t>
      </w:r>
      <w:r>
        <w:rPr>
          <w:sz w:val="24"/>
          <w:szCs w:val="24"/>
        </w:rPr>
        <w:tab/>
      </w:r>
      <w:r>
        <w:rPr>
          <w:sz w:val="24"/>
          <w:szCs w:val="24"/>
        </w:rPr>
        <w:fldChar w:fldCharType="begin"/>
      </w:r>
      <w:r>
        <w:rPr>
          <w:sz w:val="24"/>
          <w:szCs w:val="24"/>
        </w:rPr>
        <w:instrText xml:space="preserve"> PAGEREF _Toc100932584 \h </w:instrText>
      </w:r>
      <w:r>
        <w:rPr>
          <w:sz w:val="24"/>
          <w:szCs w:val="24"/>
        </w:rPr>
        <w:fldChar w:fldCharType="separate"/>
      </w:r>
      <w:r>
        <w:rPr>
          <w:sz w:val="24"/>
          <w:szCs w:val="24"/>
        </w:rPr>
        <w:t>19</w:t>
      </w:r>
      <w:r>
        <w:rPr>
          <w:sz w:val="24"/>
          <w:szCs w:val="24"/>
        </w:rPr>
        <w:fldChar w:fldCharType="end"/>
      </w:r>
      <w:r>
        <w:rPr>
          <w:sz w:val="24"/>
          <w:szCs w:val="24"/>
        </w:rPr>
        <w:fldChar w:fldCharType="end"/>
      </w:r>
    </w:p>
    <w:p w14:paraId="6D3C242F">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"_Toc100932585" </w:instrText>
      </w:r>
      <w:r>
        <w:fldChar w:fldCharType="separate"/>
      </w:r>
      <w:r>
        <w:rPr>
          <w:rStyle w:val="32"/>
          <w:sz w:val="24"/>
          <w:szCs w:val="24"/>
        </w:rPr>
        <w:t>4 实验与验证</w:t>
      </w:r>
      <w:r>
        <w:rPr>
          <w:sz w:val="24"/>
          <w:szCs w:val="24"/>
        </w:rPr>
        <w:tab/>
      </w:r>
      <w:r>
        <w:rPr>
          <w:sz w:val="24"/>
          <w:szCs w:val="24"/>
        </w:rPr>
        <w:fldChar w:fldCharType="begin"/>
      </w:r>
      <w:r>
        <w:rPr>
          <w:sz w:val="24"/>
          <w:szCs w:val="24"/>
        </w:rPr>
        <w:instrText xml:space="preserve"> PAGEREF _Toc100932585 \h </w:instrText>
      </w:r>
      <w:r>
        <w:rPr>
          <w:sz w:val="24"/>
          <w:szCs w:val="24"/>
        </w:rPr>
        <w:fldChar w:fldCharType="separate"/>
      </w:r>
      <w:r>
        <w:rPr>
          <w:sz w:val="24"/>
          <w:szCs w:val="24"/>
        </w:rPr>
        <w:t>20</w:t>
      </w:r>
      <w:r>
        <w:rPr>
          <w:sz w:val="24"/>
          <w:szCs w:val="24"/>
        </w:rPr>
        <w:fldChar w:fldCharType="end"/>
      </w:r>
      <w:r>
        <w:rPr>
          <w:sz w:val="24"/>
          <w:szCs w:val="24"/>
        </w:rPr>
        <w:fldChar w:fldCharType="end"/>
      </w:r>
    </w:p>
    <w:p w14:paraId="37451B3B">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"_Toc100932586" </w:instrText>
      </w:r>
      <w:r>
        <w:fldChar w:fldCharType="separate"/>
      </w:r>
      <w:r>
        <w:rPr>
          <w:rStyle w:val="32"/>
          <w:sz w:val="24"/>
          <w:szCs w:val="24"/>
        </w:rPr>
        <w:t>4.1 数据集与评价指标</w:t>
      </w:r>
      <w:r>
        <w:rPr>
          <w:sz w:val="24"/>
          <w:szCs w:val="24"/>
        </w:rPr>
        <w:tab/>
      </w:r>
      <w:r>
        <w:rPr>
          <w:sz w:val="24"/>
          <w:szCs w:val="24"/>
        </w:rPr>
        <w:fldChar w:fldCharType="begin"/>
      </w:r>
      <w:r>
        <w:rPr>
          <w:sz w:val="24"/>
          <w:szCs w:val="24"/>
        </w:rPr>
        <w:instrText xml:space="preserve"> PAGEREF _Toc100932586 \h </w:instrText>
      </w:r>
      <w:r>
        <w:rPr>
          <w:sz w:val="24"/>
          <w:szCs w:val="24"/>
        </w:rPr>
        <w:fldChar w:fldCharType="separate"/>
      </w:r>
      <w:r>
        <w:rPr>
          <w:sz w:val="24"/>
          <w:szCs w:val="24"/>
        </w:rPr>
        <w:t>20</w:t>
      </w:r>
      <w:r>
        <w:rPr>
          <w:sz w:val="24"/>
          <w:szCs w:val="24"/>
        </w:rPr>
        <w:fldChar w:fldCharType="end"/>
      </w:r>
      <w:r>
        <w:rPr>
          <w:sz w:val="24"/>
          <w:szCs w:val="24"/>
        </w:rPr>
        <w:fldChar w:fldCharType="end"/>
      </w:r>
    </w:p>
    <w:p w14:paraId="71327F85">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"_Toc100932587" </w:instrText>
      </w:r>
      <w:r>
        <w:fldChar w:fldCharType="separate"/>
      </w:r>
      <w:r>
        <w:rPr>
          <w:rStyle w:val="32"/>
          <w:sz w:val="24"/>
          <w:szCs w:val="24"/>
        </w:rPr>
        <w:t>4.2 与基准模型的对比实验</w:t>
      </w:r>
      <w:r>
        <w:rPr>
          <w:sz w:val="24"/>
          <w:szCs w:val="24"/>
        </w:rPr>
        <w:tab/>
      </w:r>
      <w:r>
        <w:rPr>
          <w:sz w:val="24"/>
          <w:szCs w:val="24"/>
        </w:rPr>
        <w:fldChar w:fldCharType="begin"/>
      </w:r>
      <w:r>
        <w:rPr>
          <w:sz w:val="24"/>
          <w:szCs w:val="24"/>
        </w:rPr>
        <w:instrText xml:space="preserve"> PAGEREF _Toc100932587 \h </w:instrText>
      </w:r>
      <w:r>
        <w:rPr>
          <w:sz w:val="24"/>
          <w:szCs w:val="24"/>
        </w:rPr>
        <w:fldChar w:fldCharType="separate"/>
      </w:r>
      <w:r>
        <w:rPr>
          <w:sz w:val="24"/>
          <w:szCs w:val="24"/>
        </w:rPr>
        <w:t>20</w:t>
      </w:r>
      <w:r>
        <w:rPr>
          <w:sz w:val="24"/>
          <w:szCs w:val="24"/>
        </w:rPr>
        <w:fldChar w:fldCharType="end"/>
      </w:r>
      <w:r>
        <w:rPr>
          <w:sz w:val="24"/>
          <w:szCs w:val="24"/>
        </w:rPr>
        <w:fldChar w:fldCharType="end"/>
      </w:r>
    </w:p>
    <w:p w14:paraId="39531065">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"_Toc100932588" </w:instrText>
      </w:r>
      <w:r>
        <w:fldChar w:fldCharType="separate"/>
      </w:r>
      <w:r>
        <w:rPr>
          <w:rStyle w:val="32"/>
          <w:sz w:val="24"/>
          <w:szCs w:val="24"/>
        </w:rPr>
        <w:t>4.3 图像模态特征选取的对比实验</w:t>
      </w:r>
      <w:r>
        <w:rPr>
          <w:sz w:val="24"/>
          <w:szCs w:val="24"/>
        </w:rPr>
        <w:tab/>
      </w:r>
      <w:r>
        <w:rPr>
          <w:sz w:val="24"/>
          <w:szCs w:val="24"/>
        </w:rPr>
        <w:fldChar w:fldCharType="begin"/>
      </w:r>
      <w:r>
        <w:rPr>
          <w:sz w:val="24"/>
          <w:szCs w:val="24"/>
        </w:rPr>
        <w:instrText xml:space="preserve"> PAGEREF _Toc100932588 \h </w:instrText>
      </w:r>
      <w:r>
        <w:rPr>
          <w:sz w:val="24"/>
          <w:szCs w:val="24"/>
        </w:rPr>
        <w:fldChar w:fldCharType="separate"/>
      </w:r>
      <w:r>
        <w:rPr>
          <w:sz w:val="24"/>
          <w:szCs w:val="24"/>
        </w:rPr>
        <w:t>22</w:t>
      </w:r>
      <w:r>
        <w:rPr>
          <w:sz w:val="24"/>
          <w:szCs w:val="24"/>
        </w:rPr>
        <w:fldChar w:fldCharType="end"/>
      </w:r>
      <w:r>
        <w:rPr>
          <w:sz w:val="24"/>
          <w:szCs w:val="24"/>
        </w:rPr>
        <w:fldChar w:fldCharType="end"/>
      </w:r>
    </w:p>
    <w:p w14:paraId="42A8CEEE">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"_Toc100932589" </w:instrText>
      </w:r>
      <w:r>
        <w:fldChar w:fldCharType="separate"/>
      </w:r>
      <w:r>
        <w:rPr>
          <w:rStyle w:val="32"/>
          <w:sz w:val="24"/>
          <w:szCs w:val="24"/>
        </w:rPr>
        <w:t>4.4 消融实验</w:t>
      </w:r>
      <w:r>
        <w:rPr>
          <w:sz w:val="24"/>
          <w:szCs w:val="24"/>
        </w:rPr>
        <w:tab/>
      </w:r>
      <w:r>
        <w:rPr>
          <w:sz w:val="24"/>
          <w:szCs w:val="24"/>
        </w:rPr>
        <w:fldChar w:fldCharType="begin"/>
      </w:r>
      <w:r>
        <w:rPr>
          <w:sz w:val="24"/>
          <w:szCs w:val="24"/>
        </w:rPr>
        <w:instrText xml:space="preserve"> PAGEREF _Toc100932589 \h </w:instrText>
      </w:r>
      <w:r>
        <w:rPr>
          <w:sz w:val="24"/>
          <w:szCs w:val="24"/>
        </w:rPr>
        <w:fldChar w:fldCharType="separate"/>
      </w:r>
      <w:r>
        <w:rPr>
          <w:sz w:val="24"/>
          <w:szCs w:val="24"/>
        </w:rPr>
        <w:t>23</w:t>
      </w:r>
      <w:r>
        <w:rPr>
          <w:sz w:val="24"/>
          <w:szCs w:val="24"/>
        </w:rPr>
        <w:fldChar w:fldCharType="end"/>
      </w:r>
      <w:r>
        <w:rPr>
          <w:sz w:val="24"/>
          <w:szCs w:val="24"/>
        </w:rPr>
        <w:fldChar w:fldCharType="end"/>
      </w:r>
    </w:p>
    <w:p w14:paraId="61174AF0">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"_Toc100932590" </w:instrText>
      </w:r>
      <w:r>
        <w:fldChar w:fldCharType="separate"/>
      </w:r>
      <w:r>
        <w:rPr>
          <w:rStyle w:val="32"/>
          <w:sz w:val="24"/>
          <w:szCs w:val="24"/>
        </w:rPr>
        <w:t>4.5 案例分析</w:t>
      </w:r>
      <w:r>
        <w:rPr>
          <w:sz w:val="24"/>
          <w:szCs w:val="24"/>
        </w:rPr>
        <w:tab/>
      </w:r>
      <w:r>
        <w:rPr>
          <w:sz w:val="24"/>
          <w:szCs w:val="24"/>
        </w:rPr>
        <w:fldChar w:fldCharType="begin"/>
      </w:r>
      <w:r>
        <w:rPr>
          <w:sz w:val="24"/>
          <w:szCs w:val="24"/>
        </w:rPr>
        <w:instrText xml:space="preserve"> PAGEREF _Toc100932590 \h </w:instrText>
      </w:r>
      <w:r>
        <w:rPr>
          <w:sz w:val="24"/>
          <w:szCs w:val="24"/>
        </w:rPr>
        <w:fldChar w:fldCharType="separate"/>
      </w:r>
      <w:r>
        <w:rPr>
          <w:sz w:val="24"/>
          <w:szCs w:val="24"/>
        </w:rPr>
        <w:t>24</w:t>
      </w:r>
      <w:r>
        <w:rPr>
          <w:sz w:val="24"/>
          <w:szCs w:val="24"/>
        </w:rPr>
        <w:fldChar w:fldCharType="end"/>
      </w:r>
      <w:r>
        <w:rPr>
          <w:sz w:val="24"/>
          <w:szCs w:val="24"/>
        </w:rPr>
        <w:fldChar w:fldCharType="end"/>
      </w:r>
    </w:p>
    <w:p w14:paraId="55A2C828">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"_Toc100932591" </w:instrText>
      </w:r>
      <w:r>
        <w:fldChar w:fldCharType="separate"/>
      </w:r>
      <w:r>
        <w:rPr>
          <w:rStyle w:val="32"/>
          <w:sz w:val="24"/>
          <w:szCs w:val="24"/>
        </w:rPr>
        <w:t>4.6 本章小结</w:t>
      </w:r>
      <w:r>
        <w:rPr>
          <w:sz w:val="24"/>
          <w:szCs w:val="24"/>
        </w:rPr>
        <w:tab/>
      </w:r>
      <w:r>
        <w:rPr>
          <w:sz w:val="24"/>
          <w:szCs w:val="24"/>
        </w:rPr>
        <w:fldChar w:fldCharType="begin"/>
      </w:r>
      <w:r>
        <w:rPr>
          <w:sz w:val="24"/>
          <w:szCs w:val="24"/>
        </w:rPr>
        <w:instrText xml:space="preserve"> PAGEREF _Toc100932591 \h </w:instrText>
      </w:r>
      <w:r>
        <w:rPr>
          <w:sz w:val="24"/>
          <w:szCs w:val="24"/>
        </w:rPr>
        <w:fldChar w:fldCharType="separate"/>
      </w:r>
      <w:r>
        <w:rPr>
          <w:sz w:val="24"/>
          <w:szCs w:val="24"/>
        </w:rPr>
        <w:t>26</w:t>
      </w:r>
      <w:r>
        <w:rPr>
          <w:sz w:val="24"/>
          <w:szCs w:val="24"/>
        </w:rPr>
        <w:fldChar w:fldCharType="end"/>
      </w:r>
      <w:r>
        <w:rPr>
          <w:sz w:val="24"/>
          <w:szCs w:val="24"/>
        </w:rPr>
        <w:fldChar w:fldCharType="end"/>
      </w:r>
    </w:p>
    <w:p w14:paraId="60E580BE">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"_Toc100932592" </w:instrText>
      </w:r>
      <w:r>
        <w:fldChar w:fldCharType="separate"/>
      </w:r>
      <w:r>
        <w:rPr>
          <w:rStyle w:val="32"/>
          <w:sz w:val="24"/>
          <w:szCs w:val="24"/>
        </w:rPr>
        <w:t>5 总结与展望</w:t>
      </w:r>
      <w:r>
        <w:rPr>
          <w:sz w:val="24"/>
          <w:szCs w:val="24"/>
        </w:rPr>
        <w:tab/>
      </w:r>
      <w:r>
        <w:rPr>
          <w:sz w:val="24"/>
          <w:szCs w:val="24"/>
        </w:rPr>
        <w:fldChar w:fldCharType="begin"/>
      </w:r>
      <w:r>
        <w:rPr>
          <w:sz w:val="24"/>
          <w:szCs w:val="24"/>
        </w:rPr>
        <w:instrText xml:space="preserve"> PAGEREF _Toc100932592 \h </w:instrText>
      </w:r>
      <w:r>
        <w:rPr>
          <w:sz w:val="24"/>
          <w:szCs w:val="24"/>
        </w:rPr>
        <w:fldChar w:fldCharType="separate"/>
      </w:r>
      <w:r>
        <w:rPr>
          <w:sz w:val="24"/>
          <w:szCs w:val="24"/>
        </w:rPr>
        <w:t>27</w:t>
      </w:r>
      <w:r>
        <w:rPr>
          <w:sz w:val="24"/>
          <w:szCs w:val="24"/>
        </w:rPr>
        <w:fldChar w:fldCharType="end"/>
      </w:r>
      <w:r>
        <w:rPr>
          <w:sz w:val="24"/>
          <w:szCs w:val="24"/>
        </w:rPr>
        <w:fldChar w:fldCharType="end"/>
      </w:r>
    </w:p>
    <w:p w14:paraId="5F88ED89">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"_Toc100932593" </w:instrText>
      </w:r>
      <w:r>
        <w:fldChar w:fldCharType="separate"/>
      </w:r>
      <w:r>
        <w:rPr>
          <w:rStyle w:val="32"/>
          <w:sz w:val="24"/>
          <w:szCs w:val="24"/>
        </w:rPr>
        <w:t>5.1 总结</w:t>
      </w:r>
      <w:r>
        <w:rPr>
          <w:sz w:val="24"/>
          <w:szCs w:val="24"/>
        </w:rPr>
        <w:tab/>
      </w:r>
      <w:r>
        <w:rPr>
          <w:sz w:val="24"/>
          <w:szCs w:val="24"/>
        </w:rPr>
        <w:fldChar w:fldCharType="begin"/>
      </w:r>
      <w:r>
        <w:rPr>
          <w:sz w:val="24"/>
          <w:szCs w:val="24"/>
        </w:rPr>
        <w:instrText xml:space="preserve"> PAGEREF _Toc100932593 \h </w:instrText>
      </w:r>
      <w:r>
        <w:rPr>
          <w:sz w:val="24"/>
          <w:szCs w:val="24"/>
        </w:rPr>
        <w:fldChar w:fldCharType="separate"/>
      </w:r>
      <w:r>
        <w:rPr>
          <w:sz w:val="24"/>
          <w:szCs w:val="24"/>
        </w:rPr>
        <w:t>27</w:t>
      </w:r>
      <w:r>
        <w:rPr>
          <w:sz w:val="24"/>
          <w:szCs w:val="24"/>
        </w:rPr>
        <w:fldChar w:fldCharType="end"/>
      </w:r>
      <w:r>
        <w:rPr>
          <w:sz w:val="24"/>
          <w:szCs w:val="24"/>
        </w:rPr>
        <w:fldChar w:fldCharType="end"/>
      </w:r>
    </w:p>
    <w:p w14:paraId="230D8BEB">
      <w:pPr>
        <w:pStyle w:val="22"/>
        <w:tabs>
          <w:tab w:val="right" w:leader="dot" w:pos="8777"/>
        </w:tabs>
        <w:rPr>
          <w:rFonts w:asciiTheme="minorHAnsi" w:hAnsiTheme="minorHAnsi" w:eastAsiaTheme="minorEastAsia" w:cstheme="minorBidi"/>
          <w:smallCaps w:val="0"/>
          <w:sz w:val="24"/>
          <w:szCs w:val="24"/>
        </w:rPr>
      </w:pPr>
      <w:r>
        <w:fldChar w:fldCharType="begin"/>
      </w:r>
      <w:r>
        <w:instrText xml:space="preserve"> HYPERLINK \l "_Toc100932594" </w:instrText>
      </w:r>
      <w:r>
        <w:fldChar w:fldCharType="separate"/>
      </w:r>
      <w:r>
        <w:rPr>
          <w:rStyle w:val="32"/>
          <w:sz w:val="24"/>
          <w:szCs w:val="24"/>
        </w:rPr>
        <w:t>5.2 展望</w:t>
      </w:r>
      <w:r>
        <w:rPr>
          <w:sz w:val="24"/>
          <w:szCs w:val="24"/>
        </w:rPr>
        <w:tab/>
      </w:r>
      <w:r>
        <w:rPr>
          <w:sz w:val="24"/>
          <w:szCs w:val="24"/>
        </w:rPr>
        <w:fldChar w:fldCharType="begin"/>
      </w:r>
      <w:r>
        <w:rPr>
          <w:sz w:val="24"/>
          <w:szCs w:val="24"/>
        </w:rPr>
        <w:instrText xml:space="preserve"> PAGEREF _Toc100932594 \h </w:instrText>
      </w:r>
      <w:r>
        <w:rPr>
          <w:sz w:val="24"/>
          <w:szCs w:val="24"/>
        </w:rPr>
        <w:fldChar w:fldCharType="separate"/>
      </w:r>
      <w:r>
        <w:rPr>
          <w:sz w:val="24"/>
          <w:szCs w:val="24"/>
        </w:rPr>
        <w:t>27</w:t>
      </w:r>
      <w:r>
        <w:rPr>
          <w:sz w:val="24"/>
          <w:szCs w:val="24"/>
        </w:rPr>
        <w:fldChar w:fldCharType="end"/>
      </w:r>
      <w:r>
        <w:rPr>
          <w:sz w:val="24"/>
          <w:szCs w:val="24"/>
        </w:rPr>
        <w:fldChar w:fldCharType="end"/>
      </w:r>
    </w:p>
    <w:p w14:paraId="59BD8678">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"_Toc100932595" </w:instrText>
      </w:r>
      <w:r>
        <w:fldChar w:fldCharType="separate"/>
      </w:r>
      <w:r>
        <w:rPr>
          <w:rStyle w:val="32"/>
          <w:sz w:val="24"/>
          <w:szCs w:val="24"/>
        </w:rPr>
        <w:t>参考文献</w:t>
      </w:r>
      <w:r>
        <w:rPr>
          <w:sz w:val="24"/>
          <w:szCs w:val="24"/>
        </w:rPr>
        <w:tab/>
      </w:r>
      <w:r>
        <w:rPr>
          <w:sz w:val="24"/>
          <w:szCs w:val="24"/>
        </w:rPr>
        <w:fldChar w:fldCharType="begin"/>
      </w:r>
      <w:r>
        <w:rPr>
          <w:sz w:val="24"/>
          <w:szCs w:val="24"/>
        </w:rPr>
        <w:instrText xml:space="preserve"> PAGEREF _Toc100932595 \h </w:instrText>
      </w:r>
      <w:r>
        <w:rPr>
          <w:sz w:val="24"/>
          <w:szCs w:val="24"/>
        </w:rPr>
        <w:fldChar w:fldCharType="separate"/>
      </w:r>
      <w:r>
        <w:rPr>
          <w:sz w:val="24"/>
          <w:szCs w:val="24"/>
        </w:rPr>
        <w:t>28</w:t>
      </w:r>
      <w:r>
        <w:rPr>
          <w:sz w:val="24"/>
          <w:szCs w:val="24"/>
        </w:rPr>
        <w:fldChar w:fldCharType="end"/>
      </w:r>
      <w:r>
        <w:rPr>
          <w:sz w:val="24"/>
          <w:szCs w:val="24"/>
        </w:rPr>
        <w:fldChar w:fldCharType="end"/>
      </w:r>
    </w:p>
    <w:p w14:paraId="56DC8A1A">
      <w:pPr>
        <w:pStyle w:val="20"/>
        <w:rPr>
          <w:rFonts w:asciiTheme="minorHAnsi" w:hAnsiTheme="minorHAnsi" w:eastAsiaTheme="minorEastAsia" w:cstheme="minorBidi"/>
          <w:b w:val="0"/>
          <w:bCs w:val="0"/>
          <w:caps w:val="0"/>
          <w:kern w:val="2"/>
          <w:sz w:val="24"/>
          <w:szCs w:val="24"/>
        </w:rPr>
      </w:pPr>
      <w:r>
        <w:fldChar w:fldCharType="begin"/>
      </w:r>
      <w:r>
        <w:instrText xml:space="preserve"> HYPERLINK \l "_Toc100932596" </w:instrText>
      </w:r>
      <w:r>
        <w:fldChar w:fldCharType="separate"/>
      </w:r>
      <w:r>
        <w:rPr>
          <w:rStyle w:val="32"/>
          <w:sz w:val="24"/>
          <w:szCs w:val="24"/>
        </w:rPr>
        <w:t>致谢</w:t>
      </w:r>
      <w:r>
        <w:rPr>
          <w:sz w:val="24"/>
          <w:szCs w:val="24"/>
        </w:rPr>
        <w:tab/>
      </w:r>
      <w:r>
        <w:rPr>
          <w:sz w:val="24"/>
          <w:szCs w:val="24"/>
        </w:rPr>
        <w:fldChar w:fldCharType="begin"/>
      </w:r>
      <w:r>
        <w:rPr>
          <w:sz w:val="24"/>
          <w:szCs w:val="24"/>
        </w:rPr>
        <w:instrText xml:space="preserve"> PAGEREF _Toc100932596 \h </w:instrText>
      </w:r>
      <w:r>
        <w:rPr>
          <w:sz w:val="24"/>
          <w:szCs w:val="24"/>
        </w:rPr>
        <w:fldChar w:fldCharType="separate"/>
      </w:r>
      <w:r>
        <w:rPr>
          <w:sz w:val="24"/>
          <w:szCs w:val="24"/>
        </w:rPr>
        <w:t>32</w:t>
      </w:r>
      <w:r>
        <w:rPr>
          <w:sz w:val="24"/>
          <w:szCs w:val="24"/>
        </w:rPr>
        <w:fldChar w:fldCharType="end"/>
      </w:r>
      <w:r>
        <w:rPr>
          <w:sz w:val="24"/>
          <w:szCs w:val="24"/>
        </w:rPr>
        <w:fldChar w:fldCharType="end"/>
      </w:r>
    </w:p>
    <w:p w14:paraId="4F23DC45">
      <w:pPr>
        <w:spacing w:line="360" w:lineRule="auto"/>
        <w:jc w:val="center"/>
        <w:rPr>
          <w:sz w:val="24"/>
        </w:rPr>
      </w:pPr>
      <w:r>
        <w:rPr>
          <w:sz w:val="24"/>
        </w:rPr>
        <w:fldChar w:fldCharType="end"/>
      </w:r>
    </w:p>
    <w:p w14:paraId="55D42E28">
      <w:pPr>
        <w:spacing w:line="360" w:lineRule="auto"/>
        <w:rPr>
          <w:color w:val="FF0000"/>
        </w:rPr>
        <w:sectPr>
          <w:headerReference r:id="rId6" w:type="default"/>
          <w:pgSz w:w="11906" w:h="16838"/>
          <w:pgMar w:top="1418" w:right="1418" w:bottom="1134" w:left="1701" w:header="851" w:footer="992" w:gutter="0"/>
          <w:pgNumType w:fmt="upperRoman"/>
          <w:cols w:space="425" w:num="1"/>
          <w:docGrid w:linePitch="312" w:charSpace="0"/>
        </w:sectPr>
      </w:pPr>
    </w:p>
    <w:p w14:paraId="47FBA9F2">
      <w:pPr>
        <w:jc w:val="center"/>
        <w:rPr>
          <w:rFonts w:eastAsia="黑体"/>
          <w:b/>
          <w:sz w:val="30"/>
          <w:szCs w:val="30"/>
        </w:rPr>
      </w:pPr>
      <w:r>
        <w:rPr>
          <w:rFonts w:hint="eastAsia" w:eastAsia="黑体"/>
          <w:b/>
          <w:sz w:val="30"/>
          <w:szCs w:val="30"/>
        </w:rPr>
        <w:t>毕业论文题目</w:t>
      </w:r>
    </w:p>
    <w:p w14:paraId="1CB37498">
      <w:pPr>
        <w:spacing w:line="360" w:lineRule="auto"/>
        <w:rPr>
          <w:b/>
          <w:szCs w:val="21"/>
        </w:rPr>
      </w:pPr>
    </w:p>
    <w:p w14:paraId="2B8CB03B">
      <w:pPr>
        <w:pStyle w:val="25"/>
        <w:jc w:val="left"/>
        <w:rPr>
          <w:sz w:val="21"/>
        </w:rPr>
      </w:pPr>
      <w:bookmarkStart w:id="0" w:name="_Toc100932566"/>
      <w:r>
        <w:rPr>
          <w:rFonts w:hint="eastAsia"/>
          <w:sz w:val="21"/>
        </w:rPr>
        <w:t>摘要：</w:t>
      </w:r>
      <w:bookmarkEnd w:id="0"/>
    </w:p>
    <w:p w14:paraId="4F518613">
      <w:pPr>
        <w:spacing w:line="360" w:lineRule="auto"/>
        <w:ind w:firstLine="420"/>
        <w:rPr>
          <w:color w:val="FF0000"/>
          <w:szCs w:val="21"/>
        </w:rPr>
      </w:pPr>
      <w:r>
        <w:rPr>
          <w:rFonts w:hint="eastAsia"/>
          <w:color w:val="FF0000"/>
          <w:szCs w:val="21"/>
        </w:rPr>
        <w:t>未完成</w:t>
      </w:r>
    </w:p>
    <w:p w14:paraId="3040585D">
      <w:pPr>
        <w:spacing w:line="360" w:lineRule="auto"/>
        <w:ind w:firstLine="420"/>
        <w:rPr>
          <w:szCs w:val="21"/>
        </w:rPr>
      </w:pPr>
    </w:p>
    <w:p w14:paraId="2F8ABFE7">
      <w:pPr>
        <w:spacing w:line="360" w:lineRule="auto"/>
        <w:ind w:firstLine="420"/>
        <w:rPr>
          <w:szCs w:val="21"/>
        </w:rPr>
      </w:pPr>
    </w:p>
    <w:p w14:paraId="78F0CBC5">
      <w:pPr>
        <w:spacing w:line="360" w:lineRule="auto"/>
        <w:ind w:firstLine="420"/>
        <w:rPr>
          <w:szCs w:val="21"/>
        </w:rPr>
      </w:pPr>
    </w:p>
    <w:p w14:paraId="48C63003">
      <w:pPr>
        <w:spacing w:line="360" w:lineRule="auto"/>
        <w:rPr>
          <w:szCs w:val="21"/>
        </w:rPr>
      </w:pPr>
      <w:r>
        <w:rPr>
          <w:b/>
          <w:szCs w:val="21"/>
        </w:rPr>
        <w:t>关键词：</w:t>
      </w:r>
    </w:p>
    <w:p w14:paraId="762CCF35">
      <w:pPr>
        <w:spacing w:line="360" w:lineRule="auto"/>
        <w:ind w:firstLine="420"/>
        <w:rPr>
          <w:sz w:val="24"/>
        </w:rPr>
      </w:pPr>
    </w:p>
    <w:p w14:paraId="5D1F8736">
      <w:pPr>
        <w:spacing w:line="360" w:lineRule="auto"/>
        <w:ind w:firstLine="420"/>
        <w:rPr>
          <w:sz w:val="24"/>
        </w:rPr>
      </w:pPr>
    </w:p>
    <w:p w14:paraId="1D930D78">
      <w:pPr>
        <w:spacing w:line="360" w:lineRule="auto"/>
        <w:ind w:firstLine="420"/>
        <w:rPr>
          <w:sz w:val="24"/>
        </w:rPr>
      </w:pPr>
    </w:p>
    <w:p w14:paraId="2D7868D2">
      <w:pPr>
        <w:spacing w:line="360" w:lineRule="auto"/>
        <w:ind w:firstLine="420"/>
        <w:rPr>
          <w:sz w:val="24"/>
        </w:rPr>
      </w:pPr>
    </w:p>
    <w:p w14:paraId="7F5A0AEA">
      <w:pPr>
        <w:spacing w:line="360" w:lineRule="auto"/>
        <w:ind w:firstLine="420"/>
        <w:rPr>
          <w:sz w:val="24"/>
        </w:rPr>
      </w:pPr>
    </w:p>
    <w:p w14:paraId="3C61AFEA">
      <w:pPr>
        <w:spacing w:line="360" w:lineRule="auto"/>
        <w:ind w:firstLine="420"/>
        <w:rPr>
          <w:sz w:val="24"/>
        </w:rPr>
      </w:pPr>
    </w:p>
    <w:p w14:paraId="0AA6760F">
      <w:pPr>
        <w:spacing w:line="360" w:lineRule="auto"/>
        <w:ind w:firstLine="420"/>
        <w:rPr>
          <w:sz w:val="24"/>
        </w:rPr>
      </w:pPr>
    </w:p>
    <w:p w14:paraId="2F0BCCF5">
      <w:pPr>
        <w:spacing w:line="360" w:lineRule="auto"/>
        <w:ind w:firstLine="420"/>
        <w:rPr>
          <w:sz w:val="24"/>
        </w:rPr>
      </w:pPr>
    </w:p>
    <w:p w14:paraId="72C28C9F">
      <w:pPr>
        <w:spacing w:line="360" w:lineRule="auto"/>
        <w:ind w:firstLine="420"/>
        <w:rPr>
          <w:sz w:val="24"/>
        </w:rPr>
      </w:pPr>
    </w:p>
    <w:p w14:paraId="49A49260">
      <w:pPr>
        <w:widowControl/>
        <w:jc w:val="left"/>
        <w:rPr>
          <w:sz w:val="24"/>
        </w:rPr>
      </w:pPr>
      <w:r>
        <w:rPr>
          <w:sz w:val="24"/>
        </w:rPr>
        <w:br w:type="page"/>
      </w:r>
    </w:p>
    <w:p w14:paraId="49903734">
      <w:pPr>
        <w:jc w:val="center"/>
        <w:rPr>
          <w:rFonts w:eastAsia="黑体"/>
          <w:b/>
          <w:sz w:val="30"/>
          <w:szCs w:val="30"/>
        </w:rPr>
      </w:pPr>
      <w:r>
        <w:rPr>
          <w:rFonts w:hint="eastAsia" w:eastAsia="黑体"/>
          <w:b/>
          <w:sz w:val="30"/>
          <w:szCs w:val="30"/>
        </w:rPr>
        <w:t>Title</w:t>
      </w:r>
    </w:p>
    <w:p w14:paraId="3CA2A6EC">
      <w:pPr>
        <w:spacing w:line="360" w:lineRule="auto"/>
        <w:rPr>
          <w:rFonts w:eastAsia="黑体"/>
          <w:b/>
          <w:szCs w:val="21"/>
        </w:rPr>
      </w:pPr>
    </w:p>
    <w:p w14:paraId="46EA8E31">
      <w:pPr>
        <w:pStyle w:val="25"/>
        <w:jc w:val="left"/>
        <w:rPr>
          <w:rFonts w:ascii="Times New Roman" w:hAnsi="Times New Roman" w:cs="Times New Roman"/>
          <w:sz w:val="21"/>
        </w:rPr>
      </w:pPr>
      <w:bookmarkStart w:id="1" w:name="_Toc100932567"/>
      <w:r>
        <w:rPr>
          <w:rFonts w:ascii="Times New Roman" w:hAnsi="Times New Roman" w:cs="Times New Roman"/>
          <w:sz w:val="21"/>
        </w:rPr>
        <w:t>Abstract:</w:t>
      </w:r>
      <w:bookmarkEnd w:id="1"/>
    </w:p>
    <w:p w14:paraId="688DB6CA">
      <w:pPr>
        <w:pStyle w:val="19"/>
        <w:tabs>
          <w:tab w:val="clear" w:pos="4153"/>
          <w:tab w:val="clear" w:pos="8306"/>
        </w:tabs>
        <w:spacing w:line="360" w:lineRule="auto"/>
        <w:jc w:val="both"/>
        <w:rPr>
          <w:sz w:val="21"/>
          <w:szCs w:val="21"/>
        </w:rPr>
      </w:pPr>
      <w:r>
        <w:rPr>
          <w:rFonts w:eastAsia="黑体"/>
          <w:sz w:val="21"/>
          <w:szCs w:val="21"/>
        </w:rPr>
        <w:tab/>
      </w:r>
    </w:p>
    <w:p w14:paraId="1FAA4025">
      <w:pPr>
        <w:pStyle w:val="19"/>
        <w:tabs>
          <w:tab w:val="clear" w:pos="4153"/>
          <w:tab w:val="clear" w:pos="8306"/>
        </w:tabs>
        <w:spacing w:line="360" w:lineRule="auto"/>
        <w:jc w:val="both"/>
        <w:rPr>
          <w:sz w:val="21"/>
          <w:szCs w:val="21"/>
        </w:rPr>
      </w:pPr>
    </w:p>
    <w:p w14:paraId="616BA055">
      <w:pPr>
        <w:pStyle w:val="19"/>
        <w:tabs>
          <w:tab w:val="clear" w:pos="4153"/>
          <w:tab w:val="clear" w:pos="8306"/>
        </w:tabs>
        <w:spacing w:line="360" w:lineRule="auto"/>
        <w:jc w:val="both"/>
        <w:rPr>
          <w:sz w:val="21"/>
          <w:szCs w:val="21"/>
        </w:rPr>
      </w:pPr>
    </w:p>
    <w:p w14:paraId="171308B4">
      <w:pPr>
        <w:pStyle w:val="19"/>
        <w:tabs>
          <w:tab w:val="clear" w:pos="4153"/>
          <w:tab w:val="clear" w:pos="8306"/>
        </w:tabs>
        <w:spacing w:line="360" w:lineRule="auto"/>
        <w:jc w:val="both"/>
        <w:rPr>
          <w:color w:val="FF0000"/>
        </w:rPr>
      </w:pPr>
      <w:r>
        <w:rPr>
          <w:b/>
          <w:sz w:val="21"/>
          <w:szCs w:val="21"/>
        </w:rPr>
        <w:t>Keywords:</w:t>
      </w:r>
      <w:r>
        <w:rPr>
          <w:sz w:val="21"/>
          <w:szCs w:val="21"/>
        </w:rPr>
        <w:t xml:space="preserve">  </w:t>
      </w:r>
    </w:p>
    <w:p w14:paraId="50418FFF">
      <w:pPr>
        <w:pStyle w:val="19"/>
        <w:tabs>
          <w:tab w:val="clear" w:pos="4153"/>
          <w:tab w:val="clear" w:pos="8306"/>
        </w:tabs>
        <w:spacing w:line="360" w:lineRule="auto"/>
        <w:jc w:val="both"/>
      </w:pPr>
    </w:p>
    <w:p w14:paraId="7E3E02B9">
      <w:pPr>
        <w:pStyle w:val="19"/>
        <w:tabs>
          <w:tab w:val="clear" w:pos="4153"/>
          <w:tab w:val="clear" w:pos="8306"/>
        </w:tabs>
        <w:spacing w:line="360" w:lineRule="auto"/>
        <w:jc w:val="both"/>
      </w:pPr>
    </w:p>
    <w:p w14:paraId="1A46FD9E">
      <w:pPr>
        <w:pStyle w:val="19"/>
        <w:tabs>
          <w:tab w:val="clear" w:pos="4153"/>
          <w:tab w:val="clear" w:pos="8306"/>
        </w:tabs>
        <w:spacing w:line="360" w:lineRule="auto"/>
        <w:rPr>
          <w:rFonts w:eastAsia="黑体"/>
          <w:bCs/>
        </w:rPr>
        <w:sectPr>
          <w:headerReference r:id="rId7" w:type="default"/>
          <w:footerReference r:id="rId8" w:type="default"/>
          <w:pgSz w:w="11906" w:h="16838"/>
          <w:pgMar w:top="1418" w:right="1418" w:bottom="1134" w:left="1701" w:header="851" w:footer="992" w:gutter="0"/>
          <w:pgNumType w:fmt="upperRoman" w:start="1"/>
          <w:cols w:space="425" w:num="1"/>
          <w:docGrid w:linePitch="312" w:charSpace="0"/>
        </w:sectPr>
      </w:pPr>
    </w:p>
    <w:p w14:paraId="307C5B2F">
      <w:pPr>
        <w:spacing w:before="340" w:after="330" w:line="578" w:lineRule="auto"/>
        <w:jc w:val="center"/>
        <w:outlineLvl w:val="0"/>
        <w:rPr>
          <w:rFonts w:eastAsia="黑体"/>
          <w:b/>
          <w:sz w:val="32"/>
          <w:szCs w:val="32"/>
        </w:rPr>
      </w:pPr>
      <w:bookmarkStart w:id="2" w:name="_Toc100932568"/>
      <w:bookmarkStart w:id="3" w:name="_Toc135816528"/>
      <w:r>
        <w:rPr>
          <w:rFonts w:hint="eastAsia" w:eastAsia="黑体"/>
          <w:b/>
          <w:sz w:val="32"/>
          <w:szCs w:val="32"/>
        </w:rPr>
        <w:t xml:space="preserve">1 </w:t>
      </w:r>
      <w:r>
        <w:rPr>
          <w:rFonts w:eastAsia="黑体"/>
          <w:b/>
          <w:sz w:val="32"/>
          <w:szCs w:val="32"/>
        </w:rPr>
        <w:t>绪论</w:t>
      </w:r>
      <w:bookmarkEnd w:id="2"/>
    </w:p>
    <w:p w14:paraId="6D1411C0">
      <w:pPr>
        <w:pStyle w:val="42"/>
        <w:ind w:firstLine="480" w:firstLineChars="200"/>
      </w:pPr>
      <w:r>
        <w:rPr>
          <w:rFonts w:hint="eastAsia"/>
        </w:rPr>
        <w:t>情感分析</w:t>
      </w:r>
      <w:ins w:id="0" w:author="个人用户" w:date="2022-04-15T22:38:00Z">
        <w:r>
          <w:rPr>
            <w:rFonts w:hint="eastAsia"/>
          </w:rPr>
          <w:t>任务旨在</w:t>
        </w:r>
      </w:ins>
      <w:del w:id="1" w:author="个人用户" w:date="2022-04-15T22:38:00Z">
        <w:commentRangeStart w:id="0"/>
        <w:r>
          <w:rPr>
            <w:rFonts w:hint="eastAsia"/>
          </w:rPr>
          <w:delText>，别名为意见分析、倾向性分析等</w:delText>
        </w:r>
        <w:commentRangeEnd w:id="0"/>
      </w:del>
      <w:del w:id="2" w:author="个人用户" w:date="2022-04-15T22:38:00Z">
        <w:r>
          <w:rPr>
            <w:rStyle w:val="33"/>
          </w:rPr>
          <w:commentReference w:id="0"/>
        </w:r>
      </w:del>
      <w:del w:id="3" w:author="个人用户" w:date="2022-04-15T22:38:00Z">
        <w:r>
          <w:rPr>
            <w:rFonts w:hint="eastAsia"/>
          </w:rPr>
          <w:delText>，它是</w:delText>
        </w:r>
      </w:del>
      <w:del w:id="4" w:author="个人用户" w:date="2022-04-16T14:25:00Z">
        <w:r>
          <w:rPr>
            <w:rFonts w:hint="eastAsia"/>
          </w:rPr>
          <w:delText>通过</w:delText>
        </w:r>
      </w:del>
      <w:r>
        <w:rPr>
          <w:rFonts w:hint="eastAsia"/>
        </w:rPr>
        <w:t>从人们的意见和看法中抽取他们对特定事件、产品的倾向性态度，从而达到掌控舆情、提前防止恶性社会事件的产生。一直以来，情感分析都是自然语言处理N</w:t>
      </w:r>
      <w:r>
        <w:t>LP</w:t>
      </w:r>
      <w:del w:id="5" w:author="个人用户" w:date="2022-04-16T14:26:00Z">
        <w:r>
          <w:rPr>
            <w:rFonts w:hint="eastAsia"/>
          </w:rPr>
          <w:delText>(</w:delText>
        </w:r>
      </w:del>
      <w:ins w:id="6" w:author="个人用户" w:date="2022-04-16T14:26:00Z">
        <w:r>
          <w:rPr>
            <w:rFonts w:hint="eastAsia"/>
          </w:rPr>
          <w:t>（</w:t>
        </w:r>
      </w:ins>
      <w:r>
        <w:t>Natural Language Processing</w:t>
      </w:r>
      <w:ins w:id="7" w:author="个人用户" w:date="2022-04-16T14:26:00Z">
        <w:r>
          <w:rPr>
            <w:rFonts w:hint="eastAsia"/>
          </w:rPr>
          <w:t>）</w:t>
        </w:r>
      </w:ins>
      <w:del w:id="8" w:author="个人用户" w:date="2022-04-16T14:26:00Z">
        <w:r>
          <w:rPr/>
          <w:delText>)</w:delText>
        </w:r>
      </w:del>
      <w:r>
        <w:rPr>
          <w:rFonts w:hint="eastAsia"/>
        </w:rPr>
        <w:t>领域的重要研究方向。</w:t>
      </w:r>
    </w:p>
    <w:p w14:paraId="56D7D029">
      <w:pPr>
        <w:pStyle w:val="42"/>
        <w:ind w:firstLine="480" w:firstLineChars="200"/>
      </w:pPr>
      <w:r>
        <w:rPr>
          <w:rFonts w:hint="eastAsia"/>
        </w:rPr>
        <w:t>基于单模态的情感分析能够比较好地完成简单的情感分析任务，但是由于实际交流的过程中可能存在的一些特殊情况，仅使用单模态信息进行情感分析得到的结果不一定准确。因此</w:t>
      </w:r>
      <w:ins w:id="9" w:author="个人用户" w:date="2022-04-15T22:41:00Z">
        <w:r>
          <w:rPr>
            <w:rFonts w:hint="eastAsia"/>
          </w:rPr>
          <w:t>，</w:t>
        </w:r>
      </w:ins>
      <w:r>
        <w:rPr>
          <w:rFonts w:hint="eastAsia"/>
        </w:rPr>
        <w:t>为了考虑模态之间存在的相互作用关系，多模态情感分析逐渐成为了研究情感分析问题的新趋势。完成多模态情感分析任务的难点</w:t>
      </w:r>
      <w:del w:id="10" w:author="个人用户" w:date="2022-04-16T14:26:00Z">
        <w:r>
          <w:rPr>
            <w:rFonts w:hint="eastAsia"/>
          </w:rPr>
          <w:delText>就</w:delText>
        </w:r>
      </w:del>
      <w:r>
        <w:rPr>
          <w:rFonts w:hint="eastAsia"/>
        </w:rPr>
        <w:t>在于如何融合多种模态的特征信息。本文提出将微表情信息作为一种模态特征，并设计了一种融合微表情信息的C</w:t>
      </w:r>
      <w:r>
        <w:t>M-BERT</w:t>
      </w:r>
      <w:r>
        <w:rPr>
          <w:rFonts w:hint="eastAsia"/>
        </w:rPr>
        <w:t>模型，能够高效地通过注意力机制融合图像、音频和文本三种模态的特征信息。</w:t>
      </w:r>
    </w:p>
    <w:p w14:paraId="1446FBDA">
      <w:pPr>
        <w:pStyle w:val="42"/>
        <w:ind w:firstLine="480" w:firstLineChars="200"/>
      </w:pPr>
      <w:r>
        <w:rPr>
          <w:rFonts w:hint="eastAsia"/>
        </w:rPr>
        <w:t>本</w:t>
      </w:r>
      <w:r>
        <w:t>章</w:t>
      </w:r>
      <w:r>
        <w:rPr>
          <w:rFonts w:hint="eastAsia"/>
        </w:rPr>
        <w:t>首先介绍了本文</w:t>
      </w:r>
      <w:r>
        <w:t>的研究背景</w:t>
      </w:r>
      <w:r>
        <w:rPr>
          <w:rFonts w:hint="eastAsia"/>
        </w:rPr>
        <w:t>，</w:t>
      </w:r>
      <w:del w:id="11" w:author="个人用户" w:date="2022-04-16T14:28:00Z">
        <w:r>
          <w:rPr>
            <w:rFonts w:hint="eastAsia"/>
          </w:rPr>
          <w:delText>介绍了</w:delText>
        </w:r>
      </w:del>
      <w:ins w:id="12" w:author="个人用户" w:date="2022-04-16T14:28:00Z">
        <w:r>
          <w:rPr>
            <w:rFonts w:hint="eastAsia"/>
          </w:rPr>
          <w:t>阐述了</w:t>
        </w:r>
      </w:ins>
      <w:r>
        <w:rPr>
          <w:rFonts w:hint="eastAsia"/>
        </w:rPr>
        <w:t>研究多模态情感分析的意义。</w:t>
      </w:r>
      <w:del w:id="13" w:author="个人用户" w:date="2022-04-16T14:27:00Z">
        <w:r>
          <w:rPr>
            <w:rFonts w:hint="eastAsia"/>
          </w:rPr>
          <w:delText>接着</w:delText>
        </w:r>
      </w:del>
      <w:ins w:id="14" w:author="个人用户" w:date="2022-04-16T14:27:00Z">
        <w:r>
          <w:rPr>
            <w:rFonts w:hint="eastAsia"/>
          </w:rPr>
          <w:t>其次</w:t>
        </w:r>
      </w:ins>
      <w:r>
        <w:rPr>
          <w:rFonts w:hint="eastAsia"/>
        </w:rPr>
        <w:t>，围绕</w:t>
      </w:r>
      <w:r>
        <w:t>研究现状</w:t>
      </w:r>
      <w:r>
        <w:rPr>
          <w:rFonts w:hint="eastAsia"/>
        </w:rPr>
        <w:t>，从单模态到多模态，逐步阐述了多模态情感分析研究中遇到的困难</w:t>
      </w:r>
      <w:ins w:id="15" w:author="个人用户" w:date="2022-04-16T14:27:00Z">
        <w:r>
          <w:rPr>
            <w:rFonts w:hint="eastAsia"/>
          </w:rPr>
          <w:t>；</w:t>
        </w:r>
      </w:ins>
      <w:del w:id="16" w:author="个人用户" w:date="2022-04-16T14:27:00Z">
        <w:r>
          <w:rPr>
            <w:rFonts w:hint="eastAsia"/>
          </w:rPr>
          <w:delText>。</w:delText>
        </w:r>
      </w:del>
      <w:r>
        <w:rPr>
          <w:rFonts w:hint="eastAsia"/>
        </w:rPr>
        <w:t>然后</w:t>
      </w:r>
      <w:ins w:id="17" w:author="个人用户" w:date="2022-04-16T14:28:00Z">
        <w:r>
          <w:rPr>
            <w:rFonts w:hint="eastAsia"/>
          </w:rPr>
          <w:t>，</w:t>
        </w:r>
      </w:ins>
      <w:r>
        <w:rPr>
          <w:rFonts w:hint="eastAsia"/>
        </w:rPr>
        <w:t>基于上述背景，引出本文的</w:t>
      </w:r>
      <w:r>
        <w:t>研究</w:t>
      </w:r>
      <w:r>
        <w:rPr>
          <w:rFonts w:hint="eastAsia"/>
        </w:rPr>
        <w:t>内容和主要工作</w:t>
      </w:r>
      <w:del w:id="18" w:author="个人用户" w:date="2022-04-16T14:28:00Z">
        <w:r>
          <w:rPr>
            <w:rFonts w:hint="eastAsia"/>
          </w:rPr>
          <w:delText>。</w:delText>
        </w:r>
      </w:del>
      <w:ins w:id="19" w:author="个人用户" w:date="2022-04-16T14:28:00Z">
        <w:r>
          <w:rPr>
            <w:rFonts w:hint="eastAsia"/>
          </w:rPr>
          <w:t>；</w:t>
        </w:r>
      </w:ins>
      <w:r>
        <w:rPr>
          <w:rFonts w:hint="eastAsia"/>
        </w:rPr>
        <w:t>最后给出了论文总体的架构安排。</w:t>
      </w:r>
    </w:p>
    <w:p w14:paraId="2C837174">
      <w:pPr>
        <w:pStyle w:val="35"/>
        <w:spacing w:before="312" w:beforeLines="100" w:after="312" w:afterLines="100"/>
        <w:rPr>
          <w:rFonts w:ascii="黑体" w:hAnsi="黑体"/>
        </w:rPr>
      </w:pPr>
      <w:bookmarkStart w:id="4" w:name="_Toc100932569"/>
      <w:r>
        <w:t>1.1</w:t>
      </w:r>
      <w:r>
        <w:rPr>
          <w:rFonts w:ascii="黑体" w:hAnsi="黑体"/>
        </w:rPr>
        <w:t xml:space="preserve"> </w:t>
      </w:r>
      <w:r>
        <w:rPr>
          <w:rFonts w:hint="eastAsia" w:ascii="黑体" w:hAnsi="黑体"/>
        </w:rPr>
        <w:t>研究背景和意义</w:t>
      </w:r>
      <w:bookmarkEnd w:id="4"/>
    </w:p>
    <w:p w14:paraId="37ABB0F9">
      <w:pPr>
        <w:pStyle w:val="42"/>
        <w:ind w:firstLine="480" w:firstLineChars="200"/>
      </w:pPr>
      <w:r>
        <w:rPr>
          <w:rFonts w:hint="eastAsia"/>
        </w:rPr>
        <w:t>随着网络上的各种平台的迅猛发展，人们更多地在各种平台上表达自己对事物的看法和情绪，因此产生了许多数据和信息。如果能针对这些数据进行分析和应用，不仅能够帮助我们更高效地管理这些平台，了解人们对于公共事件的看法，同时也有利于更好地预防危机，防患于未然。</w:t>
      </w:r>
    </w:p>
    <w:p w14:paraId="11B8F9B8">
      <w:pPr>
        <w:pStyle w:val="42"/>
        <w:ind w:firstLine="480" w:firstLineChars="200"/>
      </w:pPr>
      <w:r>
        <w:rPr>
          <w:rFonts w:hint="eastAsia"/>
        </w:rPr>
        <w:t>情感分析就是一种常见的对于上述这些潜在数据进行分析和利用的手段。情感分析是指利用计算机相关算法或者模型，结合具体场景和数据，分析特定对象的情感状态。如果能够对网络用户的情感倾向加以分析，就可以更好地推荐用户需要的服务，使得产品更好的满足用户的需求。</w:t>
      </w:r>
    </w:p>
    <w:p w14:paraId="35B78969">
      <w:pPr>
        <w:pStyle w:val="42"/>
        <w:ind w:firstLine="480" w:firstLineChars="200"/>
      </w:pPr>
      <w:r>
        <w:rPr>
          <w:rFonts w:hint="eastAsia"/>
        </w:rPr>
        <w:t>由于上述的原因，情感分析成为了一类热门的研究方向。传统的情感分析通过文本、音频或图像等信息使用单个模态基于对应的数据集进行情感倾向判断的训练。处理情感分析任务的方案主要有两种主要方向：分别是基于规则的情感分析技术和基于机器学习的情感分析技术</w:t>
      </w:r>
      <w:r>
        <w:rPr>
          <w:rFonts w:hint="eastAsia"/>
          <w:vertAlign w:val="superscript"/>
        </w:rPr>
        <w:t>[</w:t>
      </w:r>
      <w:r>
        <w:rPr>
          <w:vertAlign w:val="superscript"/>
        </w:rPr>
        <w:t>29]</w:t>
      </w:r>
      <w:r>
        <w:rPr>
          <w:rFonts w:hint="eastAsia"/>
        </w:rPr>
        <w:t>。以文本情感分析为例，一个基础的文本情感分析系统能够做到输入一串文字信息，通过模型或算法的分析，最终向用户反馈这段文字中带有何种情感导向</w:t>
      </w:r>
      <w:ins w:id="20" w:author="个人用户" w:date="2022-04-16T16:22:00Z">
        <w:r>
          <w:rPr>
            <w:rFonts w:hint="eastAsia"/>
          </w:rPr>
          <w:t>。</w:t>
        </w:r>
      </w:ins>
    </w:p>
    <w:p w14:paraId="7E847DD0">
      <w:pPr>
        <w:pStyle w:val="42"/>
        <w:ind w:firstLine="480" w:firstLineChars="200"/>
      </w:pPr>
      <w:r>
        <w:drawing>
          <wp:anchor distT="0" distB="0" distL="114300" distR="114300" simplePos="0" relativeHeight="251665408" behindDoc="0" locked="0" layoutInCell="1" allowOverlap="1">
            <wp:simplePos x="0" y="0"/>
            <wp:positionH relativeFrom="column">
              <wp:posOffset>602615</wp:posOffset>
            </wp:positionH>
            <wp:positionV relativeFrom="paragraph">
              <wp:posOffset>669925</wp:posOffset>
            </wp:positionV>
            <wp:extent cx="4648200" cy="23114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48200" cy="2311669"/>
                    </a:xfrm>
                    <a:prstGeom prst="rect">
                      <a:avLst/>
                    </a:prstGeom>
                  </pic:spPr>
                </pic:pic>
              </a:graphicData>
            </a:graphic>
          </wp:anchor>
        </w:drawing>
      </w:r>
      <w:r>
        <w:rPr>
          <w:rFonts w:hint="eastAsia"/>
        </w:rPr>
        <w:t>然而，如果只使用单个模态分析实验对象的情感倾向，由于信息不全面，利用不完全，因此往往会因此出现误判的情况，下面是一个实例。</w:t>
      </w:r>
    </w:p>
    <w:p w14:paraId="5B659401">
      <w:pPr>
        <w:pStyle w:val="42"/>
        <w:ind w:firstLine="420" w:firstLineChars="200"/>
        <w:jc w:val="center"/>
        <w:rPr>
          <w:sz w:val="21"/>
          <w:szCs w:val="21"/>
        </w:rPr>
      </w:pPr>
      <w:r>
        <w:rPr>
          <w:rFonts w:hint="eastAsia"/>
          <w:sz w:val="21"/>
          <w:szCs w:val="21"/>
        </w:rPr>
        <w:t>图</w:t>
      </w:r>
      <w:r>
        <w:rPr>
          <w:sz w:val="21"/>
          <w:szCs w:val="21"/>
        </w:rPr>
        <w:t xml:space="preserve">1-1 </w:t>
      </w:r>
      <w:r>
        <w:rPr>
          <w:rFonts w:hint="eastAsia"/>
          <w:sz w:val="21"/>
          <w:szCs w:val="21"/>
        </w:rPr>
        <w:t>单模态情感分类与多模态情感分类结果差异性实例</w:t>
      </w:r>
    </w:p>
    <w:p w14:paraId="62EBE0F9">
      <w:pPr>
        <w:pStyle w:val="42"/>
        <w:ind w:firstLine="420" w:firstLineChars="200"/>
        <w:jc w:val="center"/>
        <w:rPr>
          <w:sz w:val="21"/>
          <w:szCs w:val="21"/>
        </w:rPr>
      </w:pPr>
      <w:r>
        <w:rPr>
          <w:sz w:val="21"/>
          <w:szCs w:val="21"/>
        </w:rPr>
        <w:t>Figure 1-1 A</w:t>
      </w:r>
      <w:r>
        <w:rPr>
          <w:rFonts w:hint="eastAsia"/>
          <w:sz w:val="21"/>
          <w:szCs w:val="21"/>
        </w:rPr>
        <w:t>n</w:t>
      </w:r>
      <w:r>
        <w:rPr>
          <w:sz w:val="21"/>
          <w:szCs w:val="21"/>
        </w:rPr>
        <w:t xml:space="preserve"> </w:t>
      </w:r>
      <w:r>
        <w:rPr>
          <w:rFonts w:hint="eastAsia"/>
          <w:sz w:val="21"/>
          <w:szCs w:val="21"/>
        </w:rPr>
        <w:t xml:space="preserve">example </w:t>
      </w:r>
      <w:r>
        <w:rPr>
          <w:sz w:val="21"/>
          <w:szCs w:val="21"/>
        </w:rPr>
        <w:t xml:space="preserve">to illustrate </w:t>
      </w:r>
      <w:r>
        <w:rPr>
          <w:rFonts w:hint="eastAsia"/>
          <w:sz w:val="21"/>
          <w:szCs w:val="21"/>
        </w:rPr>
        <w:t>the</w:t>
      </w:r>
      <w:r>
        <w:rPr>
          <w:sz w:val="21"/>
          <w:szCs w:val="21"/>
        </w:rPr>
        <w:t xml:space="preserve"> differences </w:t>
      </w:r>
    </w:p>
    <w:p w14:paraId="79C1AE1B">
      <w:pPr>
        <w:pStyle w:val="42"/>
        <w:ind w:firstLine="420" w:firstLineChars="200"/>
        <w:jc w:val="center"/>
        <w:rPr>
          <w:sz w:val="21"/>
          <w:szCs w:val="21"/>
        </w:rPr>
      </w:pPr>
      <w:r>
        <w:rPr>
          <w:sz w:val="21"/>
          <w:szCs w:val="21"/>
        </w:rPr>
        <w:t xml:space="preserve">between </w:t>
      </w:r>
      <w:r>
        <w:t>multimodal annotations and unimoda</w:t>
      </w:r>
      <w:r>
        <w:rPr>
          <w:sz w:val="21"/>
          <w:szCs w:val="21"/>
        </w:rPr>
        <w:t>s</w:t>
      </w:r>
      <w:r>
        <w:t>l annotations</w:t>
      </w:r>
    </w:p>
    <w:p w14:paraId="7401ACBB">
      <w:pPr>
        <w:pStyle w:val="42"/>
        <w:ind w:firstLine="480" w:firstLineChars="200"/>
      </w:pPr>
      <w:r>
        <w:rPr>
          <w:rFonts w:hint="eastAsia"/>
        </w:rPr>
        <w:t>如图1</w:t>
      </w:r>
      <w:r>
        <w:t>-1</w:t>
      </w:r>
      <w:r>
        <w:rPr>
          <w:rFonts w:hint="eastAsia"/>
        </w:rPr>
        <w:t>所示，实验对象反讽“这个产品真好！”的情况而言，从多模态的视角来看，实验对象的情感倾向显然是负面的。但若从每个模态单独分析，如果仅进行文本的情感分类，会被分类为正面情感；同时，仅分析图像特征，实验对象的表情是微笑状态，也会被分为正面情感；而该实验对象的语气是带有嘲讽的，在音频模态我们会将其分类为负面情感。从单模态的角度来看，除了音频模态之外的两个模态都没能分析出负面情感，而结合多模态的分析得到的结果却是负面的。这说明单模态的情感标签并不能完全代表多模态的真实标签，有时甚至可能出现冲突。</w:t>
      </w:r>
    </w:p>
    <w:p w14:paraId="199BAFCA">
      <w:pPr>
        <w:pStyle w:val="42"/>
        <w:ind w:firstLine="480" w:firstLineChars="200"/>
      </w:pPr>
      <w:r>
        <w:rPr>
          <w:rFonts w:hint="eastAsia"/>
        </w:rPr>
        <w:t>情感分析时出现上述这种冲突的一方面原因就是没有能够考虑模态与模态之间的联系</w:t>
      </w:r>
      <w:del w:id="21" w:author="个人用户" w:date="2022-04-16T16:23:00Z">
        <w:r>
          <w:rPr>
            <w:rFonts w:hint="eastAsia"/>
          </w:rPr>
          <w:delText>，</w:delText>
        </w:r>
      </w:del>
      <w:ins w:id="22" w:author="个人用户" w:date="2022-04-16T16:23:00Z">
        <w:r>
          <w:rPr>
            <w:rFonts w:hint="eastAsia"/>
          </w:rPr>
          <w:t>。</w:t>
        </w:r>
      </w:ins>
      <w:r>
        <w:rPr>
          <w:rFonts w:hint="eastAsia"/>
        </w:rPr>
        <w:t>因此</w:t>
      </w:r>
      <w:ins w:id="23" w:author="个人用户" w:date="2022-04-16T16:23:00Z">
        <w:r>
          <w:rPr>
            <w:rFonts w:hint="eastAsia"/>
          </w:rPr>
          <w:t>，</w:t>
        </w:r>
      </w:ins>
      <w:del w:id="24" w:author="个人用户" w:date="2022-04-16T16:23:00Z">
        <w:r>
          <w:rPr>
            <w:rFonts w:hint="eastAsia"/>
          </w:rPr>
          <w:delText>近年来，</w:delText>
        </w:r>
      </w:del>
      <w:r>
        <w:rPr>
          <w:rFonts w:hint="eastAsia"/>
        </w:rPr>
        <w:t>使用多模态融合的方式进行情感分析逐渐成为了新兴的研究方向。近年来，多模态情感分析逐渐得到了越来越多研究者的关注。多模态信息融合训练能够帮助我们更好地获取有效的情绪特征，把握模态之间的影响作用</w:t>
      </w:r>
      <w:bookmarkEnd w:id="3"/>
      <w:r>
        <w:rPr>
          <w:rFonts w:hint="eastAsia"/>
        </w:rPr>
        <w:t>。</w:t>
      </w:r>
    </w:p>
    <w:p w14:paraId="34A8EC0C">
      <w:pPr>
        <w:pStyle w:val="42"/>
        <w:ind w:firstLine="480" w:firstLineChars="200"/>
      </w:pPr>
      <w:r>
        <w:rPr>
          <w:rFonts w:hint="eastAsia"/>
        </w:rPr>
        <w:t>多模态情感分析的难点主要体现在如何让多种模态的特征信息融合到一起，起到“1+1&gt;1”的效果。目前的模态融合策略大致分为特征融合和决策融合两种</w:t>
      </w:r>
      <w:r>
        <w:rPr>
          <w:rFonts w:hint="eastAsia"/>
          <w:vertAlign w:val="superscript"/>
        </w:rPr>
        <w:t>[</w:t>
      </w:r>
      <w:r>
        <w:rPr>
          <w:vertAlign w:val="superscript"/>
        </w:rPr>
        <w:t>11]</w:t>
      </w:r>
      <w:r>
        <w:rPr>
          <w:rFonts w:hint="eastAsia"/>
        </w:rPr>
        <w:t>。特征融合策略在模型训练之前先将不同模态的特征信息放在各自模态的模型中训练，并将提取出的特征采用某种方案进行融合；决策融合策略则是先将各个模态的信息放入对应的模态进行训练，再尝试找到一种高效的决策层进行投票决策，最后得到预测的结果</w:t>
      </w:r>
      <w:r>
        <w:rPr>
          <w:rFonts w:hint="eastAsia"/>
          <w:vertAlign w:val="superscript"/>
        </w:rPr>
        <w:t>[</w:t>
      </w:r>
      <w:r>
        <w:rPr>
          <w:vertAlign w:val="superscript"/>
        </w:rPr>
        <w:t>12]</w:t>
      </w:r>
      <w:r>
        <w:rPr>
          <w:rFonts w:hint="eastAsia"/>
        </w:rPr>
        <w:t>。</w:t>
      </w:r>
    </w:p>
    <w:p w14:paraId="4B18D79C">
      <w:pPr>
        <w:pStyle w:val="35"/>
        <w:spacing w:before="312" w:beforeLines="100" w:after="312" w:afterLines="100"/>
      </w:pPr>
      <w:bookmarkStart w:id="5" w:name="_Toc100932570"/>
      <w:r>
        <w:rPr>
          <w:rFonts w:hint="eastAsia"/>
        </w:rPr>
        <w:t>1.2</w:t>
      </w:r>
      <w:r>
        <w:t xml:space="preserve"> </w:t>
      </w:r>
      <w:r>
        <w:rPr>
          <w:rFonts w:hint="eastAsia"/>
        </w:rPr>
        <w:t>研究现状</w:t>
      </w:r>
      <w:bookmarkEnd w:id="5"/>
    </w:p>
    <w:p w14:paraId="44ED7E1F">
      <w:pPr>
        <w:pStyle w:val="42"/>
        <w:ind w:firstLine="480" w:firstLineChars="200"/>
      </w:pPr>
      <w:r>
        <w:rPr>
          <w:rFonts w:hint="eastAsia"/>
        </w:rPr>
        <w:t>近年来，</w:t>
      </w:r>
      <w:del w:id="25" w:author="个人用户" w:date="2022-04-16T16:24:00Z">
        <w:r>
          <w:rPr>
            <w:rFonts w:hint="eastAsia"/>
          </w:rPr>
          <w:delText>针对</w:delText>
        </w:r>
      </w:del>
      <w:r>
        <w:rPr>
          <w:rFonts w:hint="eastAsia"/>
        </w:rPr>
        <w:t>情感分析任务的研究发展迅速</w:t>
      </w:r>
      <w:del w:id="26" w:author="个人用户" w:date="2022-04-16T16:25:00Z">
        <w:r>
          <w:rPr>
            <w:rFonts w:hint="eastAsia"/>
          </w:rPr>
          <w:delText>。</w:delText>
        </w:r>
      </w:del>
      <w:ins w:id="27" w:author="个人用户" w:date="2022-04-16T16:25:00Z">
        <w:r>
          <w:rPr>
            <w:rFonts w:hint="eastAsia"/>
          </w:rPr>
          <w:t>，</w:t>
        </w:r>
      </w:ins>
      <w:r>
        <w:rPr>
          <w:rFonts w:hint="eastAsia"/>
        </w:rPr>
        <w:t>从使用的模态角度分类，</w:t>
      </w:r>
      <w:del w:id="28" w:author="个人用户" w:date="2022-04-16T16:25:00Z">
        <w:r>
          <w:rPr>
            <w:rFonts w:hint="eastAsia"/>
          </w:rPr>
          <w:delText>处理</w:delText>
        </w:r>
      </w:del>
      <w:r>
        <w:rPr>
          <w:rFonts w:hint="eastAsia"/>
        </w:rPr>
        <w:t>情感分析任务主要分单模态和多模态两种。单模态情感分析就是使用文本、音频或图像的单模态信息进行情感分类；而多模态情感分析则会尝试对上述模态进行融合，从而</w:t>
      </w:r>
      <w:del w:id="29" w:author="个人用户" w:date="2022-04-16T16:25:00Z">
        <w:r>
          <w:rPr>
            <w:rFonts w:hint="eastAsia"/>
          </w:rPr>
          <w:delText>想办法</w:delText>
        </w:r>
      </w:del>
      <w:r>
        <w:rPr>
          <w:rFonts w:hint="eastAsia"/>
        </w:rPr>
        <w:t>获得更好的效果。</w:t>
      </w:r>
    </w:p>
    <w:p w14:paraId="4AB37926">
      <w:pPr>
        <w:pStyle w:val="42"/>
        <w:ind w:firstLine="480" w:firstLineChars="200"/>
      </w:pPr>
      <w:r>
        <w:rPr>
          <w:rFonts w:hint="eastAsia"/>
        </w:rPr>
        <w:t>对于文本单模态情感分析问题，常见的文本单模态情感分析研究方案有三种</w:t>
      </w:r>
      <w:r>
        <w:rPr>
          <w:rFonts w:hint="eastAsia"/>
          <w:vertAlign w:val="superscript"/>
        </w:rPr>
        <w:t>[3</w:t>
      </w:r>
      <w:r>
        <w:rPr>
          <w:vertAlign w:val="superscript"/>
        </w:rPr>
        <w:t>0]</w:t>
      </w:r>
      <w:r>
        <w:rPr>
          <w:rFonts w:hint="eastAsia"/>
        </w:rPr>
        <w:t>：借助情感词典、使用机器学习和深度学习情感分析的方案。使用情感词典进行情感分析的方法就是使用情感词典中的关键词对句子进行打分，从而得到最终结果。常用的情感词典有：How</w:t>
      </w:r>
      <w:r>
        <w:t>N</w:t>
      </w:r>
      <w:r>
        <w:rPr>
          <w:rFonts w:hint="eastAsia"/>
        </w:rPr>
        <w:t>et</w:t>
      </w:r>
      <w:r>
        <w:rPr>
          <w:vertAlign w:val="superscript"/>
        </w:rPr>
        <w:t>[31]</w:t>
      </w:r>
      <w:r>
        <w:rPr>
          <w:rFonts w:hint="eastAsia"/>
        </w:rPr>
        <w:t>、Word</w:t>
      </w:r>
      <w:r>
        <w:t>N</w:t>
      </w:r>
      <w:r>
        <w:rPr>
          <w:rFonts w:hint="eastAsia"/>
        </w:rPr>
        <w:t>et</w:t>
      </w:r>
      <w:r>
        <w:rPr>
          <w:vertAlign w:val="superscript"/>
        </w:rPr>
        <w:t>[32]</w:t>
      </w:r>
      <w:r>
        <w:rPr>
          <w:rFonts w:hint="eastAsia"/>
        </w:rPr>
        <w:t>等；使用机器学习进行情感分析就是使用训练好的经典模型进行情感分类，例如：朴素贝叶斯</w:t>
      </w:r>
      <w:r>
        <w:rPr>
          <w:rFonts w:hint="eastAsia"/>
          <w:vertAlign w:val="superscript"/>
        </w:rPr>
        <w:t>[</w:t>
      </w:r>
      <w:r>
        <w:rPr>
          <w:vertAlign w:val="superscript"/>
        </w:rPr>
        <w:t>33]</w:t>
      </w:r>
      <w:r>
        <w:rPr>
          <w:rFonts w:hint="eastAsia"/>
        </w:rPr>
        <w:t>、支持向量机</w:t>
      </w:r>
      <w:r>
        <w:rPr>
          <w:rFonts w:hint="eastAsia"/>
          <w:vertAlign w:val="superscript"/>
        </w:rPr>
        <w:t>[</w:t>
      </w:r>
      <w:r>
        <w:rPr>
          <w:vertAlign w:val="superscript"/>
        </w:rPr>
        <w:t>34]</w:t>
      </w:r>
      <w:r>
        <w:rPr>
          <w:rFonts w:hint="eastAsia"/>
        </w:rPr>
        <w:t>或K近邻算法</w:t>
      </w:r>
      <w:r>
        <w:rPr>
          <w:rFonts w:hint="eastAsia"/>
          <w:vertAlign w:val="superscript"/>
        </w:rPr>
        <w:t>[</w:t>
      </w:r>
      <w:r>
        <w:rPr>
          <w:vertAlign w:val="superscript"/>
        </w:rPr>
        <w:t>35]</w:t>
      </w:r>
      <w:r>
        <w:rPr>
          <w:rFonts w:hint="eastAsia"/>
        </w:rPr>
        <w:t>等；使用深度学习算法进行情感分析是目前热度最高的情感分析研究方案，早期的深度学习模型由Kim等提出，使用卷积神经网络C</w:t>
      </w:r>
      <w:r>
        <w:t>NN</w:t>
      </w:r>
      <w:del w:id="30" w:author="个人用户" w:date="2022-04-16T16:26:00Z">
        <w:r>
          <w:rPr>
            <w:rFonts w:hint="eastAsia"/>
          </w:rPr>
          <w:delText>(</w:delText>
        </w:r>
      </w:del>
      <w:ins w:id="31" w:author="个人用户" w:date="2022-04-16T16:26:00Z">
        <w:r>
          <w:rPr>
            <w:rFonts w:hint="eastAsia"/>
          </w:rPr>
          <w:t>（</w:t>
        </w:r>
      </w:ins>
      <w:r>
        <w:t>Convolutional Neural Network</w:t>
      </w:r>
      <w:ins w:id="32" w:author="个人用户" w:date="2022-04-16T16:26:00Z">
        <w:r>
          <w:rPr>
            <w:rFonts w:hint="eastAsia"/>
          </w:rPr>
          <w:t>）</w:t>
        </w:r>
      </w:ins>
      <w:del w:id="33" w:author="个人用户" w:date="2022-04-16T16:26:00Z">
        <w:r>
          <w:rPr/>
          <w:delText>)</w:delText>
        </w:r>
      </w:del>
      <w:r>
        <w:rPr>
          <w:rFonts w:hint="eastAsia"/>
        </w:rPr>
        <w:t>完成了句子级的情感分析任务</w:t>
      </w:r>
      <w:r>
        <w:rPr>
          <w:rFonts w:hint="eastAsia"/>
          <w:vertAlign w:val="superscript"/>
        </w:rPr>
        <w:t>[</w:t>
      </w:r>
      <w:r>
        <w:rPr>
          <w:vertAlign w:val="superscript"/>
        </w:rPr>
        <w:t>36]</w:t>
      </w:r>
      <w:r>
        <w:rPr>
          <w:rFonts w:hint="eastAsia"/>
        </w:rPr>
        <w:t>。在这之后，为了解决模型无法学习上下文信息的问题，Hochreiter等提出了长短期记忆网络L</w:t>
      </w:r>
      <w:r>
        <w:t>STM</w:t>
      </w:r>
      <w:del w:id="34" w:author="个人用户" w:date="2022-04-16T16:26:00Z">
        <w:r>
          <w:rPr>
            <w:rFonts w:hint="eastAsia"/>
          </w:rPr>
          <w:delText>(</w:delText>
        </w:r>
      </w:del>
      <w:ins w:id="35" w:author="个人用户" w:date="2022-04-16T16:26:00Z">
        <w:r>
          <w:rPr>
            <w:rFonts w:hint="eastAsia"/>
          </w:rPr>
          <w:t>（</w:t>
        </w:r>
      </w:ins>
      <w:r>
        <w:t>Long Short-Term Memory</w:t>
      </w:r>
      <w:ins w:id="36" w:author="个人用户" w:date="2022-04-16T16:26:00Z">
        <w:r>
          <w:rPr>
            <w:rFonts w:hint="eastAsia"/>
          </w:rPr>
          <w:t>）</w:t>
        </w:r>
      </w:ins>
      <w:del w:id="37" w:author="个人用户" w:date="2022-04-16T16:26:00Z">
        <w:r>
          <w:rPr/>
          <w:delText>)</w:delText>
        </w:r>
      </w:del>
      <w:r>
        <w:rPr>
          <w:vertAlign w:val="superscript"/>
        </w:rPr>
        <w:t>[37]</w:t>
      </w:r>
      <w:r>
        <w:rPr>
          <w:rFonts w:hint="eastAsia"/>
        </w:rPr>
        <w:t>。在文本情感分析的任务上都取得了不错的效果。</w:t>
      </w:r>
    </w:p>
    <w:p w14:paraId="05C277BF">
      <w:pPr>
        <w:pStyle w:val="42"/>
        <w:ind w:firstLine="480" w:firstLineChars="200"/>
      </w:pPr>
      <w:r>
        <w:rPr>
          <w:rFonts w:hint="eastAsia"/>
        </w:rPr>
        <w:t>对于音频单模态情感分析任务，目前采用的方案主要有两种</w:t>
      </w:r>
      <w:r>
        <w:rPr>
          <w:rFonts w:hint="eastAsia"/>
          <w:vertAlign w:val="superscript"/>
        </w:rPr>
        <w:t>[</w:t>
      </w:r>
      <w:r>
        <w:rPr>
          <w:vertAlign w:val="superscript"/>
        </w:rPr>
        <w:t>38]</w:t>
      </w:r>
      <w:r>
        <w:rPr>
          <w:rFonts w:hint="eastAsia"/>
        </w:rPr>
        <w:t>：线性分类和非线性分类。线性分类器主要就是通过概率模型或支持向量机等方式进行分类。其中，Pan等使用梅尔频率倒谱系数、线性感知倒谱系数、梅尔频谱动态系数等特征的支持向量机在语音情感分类任务中取得了很好的效果</w:t>
      </w:r>
      <w:r>
        <w:rPr>
          <w:rFonts w:hint="eastAsia"/>
          <w:vertAlign w:val="superscript"/>
        </w:rPr>
        <w:t>[</w:t>
      </w:r>
      <w:r>
        <w:rPr>
          <w:vertAlign w:val="superscript"/>
        </w:rPr>
        <w:t>39]</w:t>
      </w:r>
      <w:r>
        <w:rPr>
          <w:rFonts w:hint="eastAsia"/>
        </w:rPr>
        <w:t>；非线性分类器主要指的是使用深度学习的方式进行语音情感分类，比较典型的例子是Trigeorgis等使用的C</w:t>
      </w:r>
      <w:r>
        <w:t>NN+LSTM</w:t>
      </w:r>
      <w:r>
        <w:rPr>
          <w:rFonts w:hint="eastAsia"/>
        </w:rPr>
        <w:t>模型结构，用C</w:t>
      </w:r>
      <w:r>
        <w:t>NN</w:t>
      </w:r>
      <w:r>
        <w:rPr>
          <w:rFonts w:hint="eastAsia"/>
        </w:rPr>
        <w:t>结构学习语音信号中的重点特征，L</w:t>
      </w:r>
      <w:r>
        <w:t>STM</w:t>
      </w:r>
      <w:r>
        <w:rPr>
          <w:rFonts w:hint="eastAsia"/>
        </w:rPr>
        <w:t>网络可以收集时序信息，该结构在语音情感分析任务中有着不错的表现</w:t>
      </w:r>
      <w:r>
        <w:rPr>
          <w:rFonts w:hint="eastAsia"/>
          <w:vertAlign w:val="superscript"/>
        </w:rPr>
        <w:t>[</w:t>
      </w:r>
      <w:r>
        <w:rPr>
          <w:vertAlign w:val="superscript"/>
        </w:rPr>
        <w:t>40]</w:t>
      </w:r>
      <w:r>
        <w:rPr>
          <w:rFonts w:hint="eastAsia"/>
        </w:rPr>
        <w:t>。</w:t>
      </w:r>
    </w:p>
    <w:p w14:paraId="2F70D918">
      <w:pPr>
        <w:pStyle w:val="42"/>
        <w:ind w:firstLine="480" w:firstLineChars="200"/>
      </w:pPr>
      <w:del w:id="38" w:author="个人用户" w:date="2022-04-16T16:27:00Z">
        <w:r>
          <w:rPr>
            <w:rFonts w:hint="eastAsia"/>
          </w:rPr>
          <w:delText>对于</w:delText>
        </w:r>
      </w:del>
      <w:r>
        <w:rPr>
          <w:rFonts w:hint="eastAsia"/>
        </w:rPr>
        <w:t>针对图像单模态情感分析任务，主要的研究方案有基于认知的图像情感分析、基于深度学习的图像情感分析和基于特定的目标对象的图像情感分析</w:t>
      </w:r>
      <w:r>
        <w:rPr>
          <w:rFonts w:hint="eastAsia"/>
          <w:vertAlign w:val="superscript"/>
        </w:rPr>
        <w:t>[</w:t>
      </w:r>
      <w:r>
        <w:rPr>
          <w:vertAlign w:val="superscript"/>
        </w:rPr>
        <w:t>41]</w:t>
      </w:r>
      <w:r>
        <w:rPr>
          <w:rFonts w:hint="eastAsia"/>
        </w:rPr>
        <w:t>。基于认知的方案需要艺术、心理学等专家信息提取认知信息帮助完成分类任务；基于对象的方案则需要通过目标检测技术检测出图片情感表示的目标对象，对特定目标进行综合分析，从而获得更加准确的情感特征；基于深度学习的情感分析方案则需要设计特殊的模型结构进行训练，例如Kaiming</w:t>
      </w:r>
      <w:r>
        <w:t xml:space="preserve"> H</w:t>
      </w:r>
      <w:r>
        <w:rPr>
          <w:rFonts w:hint="eastAsia"/>
        </w:rPr>
        <w:t>e</w:t>
      </w:r>
      <w:r>
        <w:rPr>
          <w:vertAlign w:val="superscript"/>
        </w:rPr>
        <w:t>[42]</w:t>
      </w:r>
      <w:r>
        <w:rPr>
          <w:rFonts w:hint="eastAsia"/>
        </w:rPr>
        <w:t>提出的残差网络ResNet模型</w:t>
      </w:r>
      <w:del w:id="39" w:author="个人用户" w:date="2022-04-16T16:27:00Z">
        <w:r>
          <w:rPr>
            <w:rFonts w:hint="eastAsia"/>
          </w:rPr>
          <w:delText>(</w:delText>
        </w:r>
      </w:del>
      <w:ins w:id="40" w:author="个人用户" w:date="2022-04-16T16:27:00Z">
        <w:r>
          <w:rPr>
            <w:rFonts w:hint="eastAsia"/>
          </w:rPr>
          <w:t>（</w:t>
        </w:r>
      </w:ins>
      <w:r>
        <w:t>R</w:t>
      </w:r>
      <w:r>
        <w:rPr>
          <w:rFonts w:hint="eastAsia"/>
        </w:rPr>
        <w:t>esiduel</w:t>
      </w:r>
      <w:r>
        <w:t xml:space="preserve"> N</w:t>
      </w:r>
      <w:r>
        <w:rPr>
          <w:rFonts w:hint="eastAsia"/>
        </w:rPr>
        <w:t>eural</w:t>
      </w:r>
      <w:r>
        <w:t xml:space="preserve"> N</w:t>
      </w:r>
      <w:r>
        <w:rPr>
          <w:rFonts w:hint="eastAsia"/>
        </w:rPr>
        <w:t>etwork</w:t>
      </w:r>
      <w:ins w:id="41" w:author="个人用户" w:date="2022-04-16T16:27:00Z">
        <w:r>
          <w:rPr>
            <w:rFonts w:hint="eastAsia"/>
          </w:rPr>
          <w:t>）</w:t>
        </w:r>
      </w:ins>
      <w:del w:id="42" w:author="个人用户" w:date="2022-04-16T16:27:00Z">
        <w:r>
          <w:rPr/>
          <w:delText>)</w:delText>
        </w:r>
      </w:del>
      <w:r>
        <w:rPr>
          <w:rFonts w:hint="eastAsia"/>
        </w:rPr>
        <w:t>。虽然深度学习往往能取得比较好的效果，但是由于可解释性差的缘故，常常与基于特定的目标对象的图像情感分析方法一起使用。</w:t>
      </w:r>
    </w:p>
    <w:p w14:paraId="6CDA0ECE">
      <w:pPr>
        <w:pStyle w:val="42"/>
        <w:ind w:firstLine="480" w:firstLineChars="200"/>
      </w:pPr>
      <w:r>
        <w:rPr>
          <w:rFonts w:hint="eastAsia"/>
        </w:rPr>
        <w:t>随着单个模态的情感分析研究进行到了一定的程度后，人们发现仅使用一个模态进行情感分析的过程中容易出现误判。于是，多模态情感分析便成为了又一个新兴的研究方向。针对这一问题，许多学者已经提出了一些模型架构。在早期的研究中，Poria S等人提出了</w:t>
      </w:r>
      <w:r>
        <w:t>BC-LSTM</w:t>
      </w:r>
      <w:del w:id="43" w:author="个人用户" w:date="2022-04-16T16:28:00Z">
        <w:r>
          <w:rPr/>
          <w:delText xml:space="preserve"> </w:delText>
        </w:r>
      </w:del>
      <w:del w:id="44" w:author="个人用户" w:date="2022-04-16T16:28:00Z">
        <w:r>
          <w:rPr>
            <w:rFonts w:hint="eastAsia"/>
          </w:rPr>
          <w:delText>(</w:delText>
        </w:r>
      </w:del>
      <w:del w:id="45" w:author="个人用户" w:date="2022-04-16T16:28:00Z">
        <w:r>
          <w:rPr/>
          <w:delText>Bi-directional Contextual Long Short-Term Memory)</w:delText>
        </w:r>
      </w:del>
      <w:r>
        <w:rPr>
          <w:rFonts w:hint="eastAsia"/>
        </w:rPr>
        <w:t>，使用Text</w:t>
      </w:r>
      <w:r>
        <w:t>-CNN</w:t>
      </w:r>
      <w:del w:id="46" w:author="个人用户" w:date="2022-04-16T16:28:00Z">
        <w:r>
          <w:rPr/>
          <w:delText>(T</w:delText>
        </w:r>
      </w:del>
      <w:del w:id="47" w:author="个人用户" w:date="2022-04-16T16:28:00Z">
        <w:r>
          <w:rPr>
            <w:rFonts w:hint="eastAsia"/>
          </w:rPr>
          <w:delText>ext</w:delText>
        </w:r>
      </w:del>
      <w:del w:id="48" w:author="个人用户" w:date="2022-04-16T16:28:00Z">
        <w:r>
          <w:rPr/>
          <w:delText xml:space="preserve"> Convolutional Neural Network)</w:delText>
        </w:r>
      </w:del>
      <w:r>
        <w:rPr>
          <w:rFonts w:hint="eastAsia"/>
        </w:rPr>
        <w:t>提取文本特征，使用openSMILE软件提取音频特征，使用3</w:t>
      </w:r>
      <w:r>
        <w:t>D-CNN</w:t>
      </w:r>
      <w:del w:id="49" w:author="个人用户" w:date="2022-04-16T16:28:00Z">
        <w:r>
          <w:rPr/>
          <w:delText>(3D Convolutional Neural Network)</w:delText>
        </w:r>
      </w:del>
      <w:r>
        <w:rPr>
          <w:rFonts w:hint="eastAsia"/>
        </w:rPr>
        <w:t>提取图像特征，并且将上述特征输入到</w:t>
      </w:r>
      <w:r>
        <w:t>Contextual LSTM</w:t>
      </w:r>
      <w:del w:id="50" w:author="个人用户" w:date="2022-04-16T16:28:00Z">
        <w:r>
          <w:rPr/>
          <w:delText>(Contextual Long Short-Term Memory)</w:delText>
        </w:r>
      </w:del>
      <w:r>
        <w:rPr>
          <w:rFonts w:hint="eastAsia"/>
        </w:rPr>
        <w:t>结构中获取上下文特征</w:t>
      </w:r>
      <w:r>
        <w:rPr>
          <w:rFonts w:hint="eastAsia"/>
          <w:vertAlign w:val="superscript"/>
        </w:rPr>
        <w:t xml:space="preserve"> [</w:t>
      </w:r>
      <w:r>
        <w:rPr>
          <w:vertAlign w:val="superscript"/>
        </w:rPr>
        <w:t>1]</w:t>
      </w:r>
      <w:r>
        <w:rPr>
          <w:rFonts w:hint="eastAsia"/>
        </w:rPr>
        <w:t>，但是这种做法完全没有考虑模态之间的交互，在模态融合方面使用的方法也比较粗糙；Zadeh等提出了张量融合网络TFN</w:t>
      </w:r>
      <w:r>
        <w:t xml:space="preserve"> </w:t>
      </w:r>
      <w:del w:id="51" w:author="个人用户" w:date="2022-04-16T16:29:00Z">
        <w:r>
          <w:rPr>
            <w:rFonts w:hint="eastAsia"/>
          </w:rPr>
          <w:delText>(</w:delText>
        </w:r>
      </w:del>
      <w:del w:id="52" w:author="个人用户" w:date="2022-04-16T16:29:00Z">
        <w:r>
          <w:rPr/>
          <w:delText>Tensor Fusion Network</w:delText>
        </w:r>
      </w:del>
      <w:del w:id="53" w:author="个人用户" w:date="2022-04-16T16:29:00Z">
        <w:r>
          <w:rPr>
            <w:rFonts w:hint="eastAsia"/>
          </w:rPr>
          <w:delText>)</w:delText>
        </w:r>
      </w:del>
      <w:r>
        <w:rPr>
          <w:rFonts w:hint="eastAsia"/>
          <w:vertAlign w:val="superscript"/>
        </w:rPr>
        <w:t>[</w:t>
      </w:r>
      <w:r>
        <w:rPr>
          <w:vertAlign w:val="superscript"/>
        </w:rPr>
        <w:t>2]</w:t>
      </w:r>
      <w:r>
        <w:rPr>
          <w:rFonts w:hint="eastAsia"/>
        </w:rPr>
        <w:t>，使用多模态特征的乘积来表示多模态融合信息，之后还提出了记忆融合网络MFN</w:t>
      </w:r>
      <w:r>
        <w:t xml:space="preserve"> </w:t>
      </w:r>
      <w:del w:id="54" w:author="个人用户" w:date="2022-04-16T16:29:00Z">
        <w:r>
          <w:rPr>
            <w:rFonts w:hint="eastAsia"/>
          </w:rPr>
          <w:delText>(</w:delText>
        </w:r>
      </w:del>
      <w:del w:id="55" w:author="个人用户" w:date="2022-04-16T16:29:00Z">
        <w:r>
          <w:rPr/>
          <w:delText>Multimodal Cyclic Translation Network</w:delText>
        </w:r>
      </w:del>
      <w:del w:id="56" w:author="个人用户" w:date="2022-04-16T16:29:00Z">
        <w:r>
          <w:rPr>
            <w:rFonts w:hint="eastAsia"/>
          </w:rPr>
          <w:delText>)</w:delText>
        </w:r>
      </w:del>
      <w:r>
        <w:rPr>
          <w:rFonts w:hint="eastAsia"/>
          <w:vertAlign w:val="superscript"/>
        </w:rPr>
        <w:t>[</w:t>
      </w:r>
      <w:r>
        <w:rPr>
          <w:vertAlign w:val="superscript"/>
        </w:rPr>
        <w:t>3]</w:t>
      </w:r>
      <w:r>
        <w:rPr>
          <w:rFonts w:hint="eastAsia"/>
        </w:rPr>
        <w:t>更好的捕捉模态之间的联系，帮助更准确有效地反应情绪信息，取得了有效的提升；Tsai等人</w:t>
      </w:r>
      <w:r>
        <w:rPr>
          <w:rFonts w:hint="eastAsia"/>
          <w:vertAlign w:val="superscript"/>
        </w:rPr>
        <w:t>[</w:t>
      </w:r>
      <w:r>
        <w:rPr>
          <w:vertAlign w:val="superscript"/>
        </w:rPr>
        <w:t>5</w:t>
      </w:r>
      <w:r>
        <w:rPr>
          <w:rFonts w:hint="eastAsia"/>
          <w:vertAlign w:val="superscript"/>
        </w:rPr>
        <w:t>]</w:t>
      </w:r>
      <w:r>
        <w:rPr>
          <w:rFonts w:hint="eastAsia"/>
        </w:rPr>
        <w:t>提出一种多模态变换器( Multimodal Transformer )，该模型利用跨模态注意力，来解决多模态序列不同步的问题，是效果比较好的模态融合方案；Hai Pham等人提出了一种健壮性强的、学习模态联合表征的模型</w:t>
      </w:r>
      <w:r>
        <w:t>MCTN</w:t>
      </w:r>
      <w:r>
        <w:rPr>
          <w:rFonts w:hint="eastAsia"/>
        </w:rPr>
        <w:t>(</w:t>
      </w:r>
      <w:r>
        <w:t>Multimodal Cyclic Translation Network</w:t>
      </w:r>
      <w:r>
        <w:rPr>
          <w:rFonts w:hint="eastAsia"/>
        </w:rPr>
        <w:t>)，来保证多模态综合分析的过程中，输入个别模态的情况下，依然能够进行稳定的学习</w:t>
      </w:r>
      <w:r>
        <w:rPr>
          <w:rFonts w:hint="eastAsia"/>
          <w:vertAlign w:val="superscript"/>
        </w:rPr>
        <w:t>[</w:t>
      </w:r>
      <w:r>
        <w:rPr>
          <w:vertAlign w:val="superscript"/>
        </w:rPr>
        <w:t>4]</w:t>
      </w:r>
      <w:r>
        <w:rPr>
          <w:rFonts w:hint="eastAsia"/>
        </w:rPr>
        <w:t>。</w:t>
      </w:r>
    </w:p>
    <w:p w14:paraId="0476E2FC">
      <w:pPr>
        <w:pStyle w:val="42"/>
        <w:ind w:firstLine="480" w:firstLineChars="200"/>
      </w:pPr>
      <w:r>
        <w:rPr>
          <w:rFonts w:hint="eastAsia"/>
        </w:rPr>
        <w:t>近年来，随着</w:t>
      </w:r>
      <w:r>
        <w:t>BERT</w:t>
      </w:r>
      <w:del w:id="57" w:author="个人用户" w:date="2022-04-16T16:29:00Z">
        <w:r>
          <w:rPr/>
          <w:delText>(</w:delText>
        </w:r>
      </w:del>
      <w:ins w:id="58" w:author="个人用户" w:date="2022-04-16T16:29:00Z">
        <w:r>
          <w:rPr/>
          <w:t>9</w:t>
        </w:r>
      </w:ins>
      <w:r>
        <w:t>Bidirectional Encoder Representations from Transformers</w:t>
      </w:r>
      <w:ins w:id="59" w:author="个人用户" w:date="2022-04-16T16:29:00Z">
        <w:r>
          <w:rPr>
            <w:rFonts w:hint="eastAsia"/>
          </w:rPr>
          <w:t>)</w:t>
        </w:r>
      </w:ins>
      <w:del w:id="60" w:author="个人用户" w:date="2022-04-16T16:29:00Z">
        <w:r>
          <w:rPr/>
          <w:delText>)</w:delText>
        </w:r>
      </w:del>
      <w:r>
        <w:rPr>
          <w:rFonts w:hint="eastAsia"/>
        </w:rPr>
        <w:t>模型的发表</w:t>
      </w:r>
      <w:r>
        <w:rPr>
          <w:rFonts w:hint="eastAsia"/>
          <w:vertAlign w:val="superscript"/>
        </w:rPr>
        <w:t>[</w:t>
      </w:r>
      <w:r>
        <w:rPr>
          <w:vertAlign w:val="superscript"/>
        </w:rPr>
        <w:t>6]</w:t>
      </w:r>
      <w:r>
        <w:rPr>
          <w:rFonts w:hint="eastAsia"/>
        </w:rPr>
        <w:t>，在处理包括情感分析在内的一系列自然语言处理任务时，该模型都起到了突破性的成果。然而，B</w:t>
      </w:r>
      <w:r>
        <w:t>ERT</w:t>
      </w:r>
      <w:r>
        <w:rPr>
          <w:rFonts w:hint="eastAsia"/>
        </w:rPr>
        <w:t>模型主要是使用文本这样的单模态信息进行情感分析。因此，研究者也开始尝试在多模态情感分析中使用训练好的B</w:t>
      </w:r>
      <w:r>
        <w:t>ERT</w:t>
      </w:r>
      <w:r>
        <w:rPr>
          <w:rFonts w:hint="eastAsia"/>
        </w:rPr>
        <w:t>模型，通过融合其他模态信息从注意力角度微调预训练模型的方式进行情感分析。Yang等人提出了CM-B</w:t>
      </w:r>
      <w:r>
        <w:t>ERT</w:t>
      </w:r>
      <w:r>
        <w:rPr>
          <w:rFonts w:hint="eastAsia"/>
        </w:rPr>
        <w:t>(</w:t>
      </w:r>
      <w:r>
        <w:t>Cross-Model BERT)</w:t>
      </w:r>
      <w:r>
        <w:rPr>
          <w:rFonts w:hint="eastAsia"/>
        </w:rPr>
        <w:t>模型，将处理好的音频特征融入到B</w:t>
      </w:r>
      <w:r>
        <w:t>ERT</w:t>
      </w:r>
      <w:r>
        <w:rPr>
          <w:rFonts w:hint="eastAsia"/>
        </w:rPr>
        <w:t>当中进行训练，取得了很不错的效果</w:t>
      </w:r>
      <w:r>
        <w:rPr>
          <w:rFonts w:hint="eastAsia"/>
          <w:vertAlign w:val="superscript"/>
        </w:rPr>
        <w:t>[</w:t>
      </w:r>
      <w:r>
        <w:rPr>
          <w:vertAlign w:val="superscript"/>
        </w:rPr>
        <w:t>7]</w:t>
      </w:r>
      <w:r>
        <w:rPr>
          <w:rFonts w:hint="eastAsia"/>
        </w:rPr>
        <w:t>。然而，C</w:t>
      </w:r>
      <w:r>
        <w:t>M-BERT</w:t>
      </w:r>
      <w:r>
        <w:rPr>
          <w:rFonts w:hint="eastAsia"/>
        </w:rPr>
        <w:t>模型仅仅是结合音频和文本两个模态的信息，而没有能够利用图像信息帮助训练。</w:t>
      </w:r>
    </w:p>
    <w:p w14:paraId="286F3EAB">
      <w:pPr>
        <w:pStyle w:val="42"/>
        <w:ind w:firstLine="480" w:firstLineChars="200"/>
        <w:rPr>
          <w:ins w:id="61" w:author="个人用户" w:date="2022-04-16T16:30:00Z"/>
        </w:rPr>
      </w:pPr>
      <w:r>
        <w:rPr>
          <w:rFonts w:hint="eastAsia"/>
        </w:rPr>
        <w:t>在数据集工作方面，Wenmeng Yu等人建立了中文单模态和多模态情感分析数据集CH-SIMS</w:t>
      </w:r>
      <w:del w:id="62" w:author="个人用户" w:date="2022-04-16T16:30:00Z">
        <w:r>
          <w:rPr/>
          <w:delText>(Chinese single- and multi- modal sentiment analysis dataset)</w:delText>
        </w:r>
      </w:del>
      <w:r>
        <w:rPr>
          <w:rFonts w:hint="eastAsia"/>
        </w:rPr>
        <w:t>，并实现了一些传统多模态情感分析模型在数据集上进行实验，证实了该数据集的有效性</w:t>
      </w:r>
      <w:r>
        <w:rPr>
          <w:rFonts w:hint="eastAsia"/>
          <w:vertAlign w:val="superscript"/>
        </w:rPr>
        <w:t>[</w:t>
      </w:r>
      <w:r>
        <w:rPr>
          <w:vertAlign w:val="superscript"/>
        </w:rPr>
        <w:t>8]</w:t>
      </w:r>
      <w:r>
        <w:rPr>
          <w:rFonts w:hint="eastAsia"/>
        </w:rPr>
        <w:t>；Za</w:t>
      </w:r>
      <w:r>
        <w:t>dah</w:t>
      </w:r>
      <w:r>
        <w:rPr>
          <w:rFonts w:hint="eastAsia"/>
        </w:rPr>
        <w:t>等人提出了C</w:t>
      </w:r>
      <w:r>
        <w:t>MU-MOSEI</w:t>
      </w:r>
      <w:del w:id="63" w:author="个人用户" w:date="2022-04-16T16:30:00Z">
        <w:r>
          <w:rPr/>
          <w:delText>(CMU M</w:delText>
        </w:r>
      </w:del>
      <w:del w:id="64" w:author="个人用户" w:date="2022-04-16T16:30:00Z">
        <w:r>
          <w:rPr>
            <w:rFonts w:hint="eastAsia"/>
          </w:rPr>
          <w:delText>ulti-model</w:delText>
        </w:r>
      </w:del>
      <w:del w:id="65" w:author="个人用户" w:date="2022-04-16T16:30:00Z">
        <w:r>
          <w:rPr/>
          <w:delText xml:space="preserve"> O</w:delText>
        </w:r>
      </w:del>
      <w:del w:id="66" w:author="个人用户" w:date="2022-04-16T16:30:00Z">
        <w:r>
          <w:rPr>
            <w:rFonts w:hint="eastAsia"/>
          </w:rPr>
          <w:delText>pinion</w:delText>
        </w:r>
      </w:del>
      <w:del w:id="67" w:author="个人用户" w:date="2022-04-16T16:30:00Z">
        <w:r>
          <w:rPr/>
          <w:delText xml:space="preserve"> S</w:delText>
        </w:r>
      </w:del>
      <w:del w:id="68" w:author="个人用户" w:date="2022-04-16T16:30:00Z">
        <w:r>
          <w:rPr>
            <w:rFonts w:hint="eastAsia"/>
          </w:rPr>
          <w:delText>entiment</w:delText>
        </w:r>
      </w:del>
      <w:del w:id="69" w:author="个人用户" w:date="2022-04-16T16:30:00Z">
        <w:r>
          <w:rPr/>
          <w:delText xml:space="preserve"> </w:delText>
        </w:r>
      </w:del>
      <w:del w:id="70" w:author="个人用户" w:date="2022-04-16T16:30:00Z">
        <w:r>
          <w:rPr>
            <w:rFonts w:hint="eastAsia"/>
          </w:rPr>
          <w:delText>and</w:delText>
        </w:r>
      </w:del>
      <w:del w:id="71" w:author="个人用户" w:date="2022-04-16T16:30:00Z">
        <w:r>
          <w:rPr/>
          <w:delText xml:space="preserve"> E</w:delText>
        </w:r>
      </w:del>
      <w:del w:id="72" w:author="个人用户" w:date="2022-04-16T16:30:00Z">
        <w:r>
          <w:rPr>
            <w:rFonts w:hint="eastAsia"/>
          </w:rPr>
          <w:delText>motion</w:delText>
        </w:r>
      </w:del>
      <w:del w:id="73" w:author="个人用户" w:date="2022-04-16T16:30:00Z">
        <w:r>
          <w:rPr/>
          <w:delText xml:space="preserve"> I</w:delText>
        </w:r>
      </w:del>
      <w:del w:id="74" w:author="个人用户" w:date="2022-04-16T16:30:00Z">
        <w:r>
          <w:rPr>
            <w:rFonts w:hint="eastAsia"/>
          </w:rPr>
          <w:delText>ntensity</w:delText>
        </w:r>
      </w:del>
      <w:del w:id="75" w:author="个人用户" w:date="2022-04-16T16:30:00Z">
        <w:r>
          <w:rPr/>
          <w:delText>)</w:delText>
        </w:r>
      </w:del>
      <w:r>
        <w:rPr>
          <w:rFonts w:hint="eastAsia"/>
        </w:rPr>
        <w:t>数据集，从You</w:t>
      </w:r>
      <w:r>
        <w:t>T</w:t>
      </w:r>
      <w:r>
        <w:rPr>
          <w:rFonts w:hint="eastAsia"/>
        </w:rPr>
        <w:t>ube收集了1</w:t>
      </w:r>
      <w:r>
        <w:t>000</w:t>
      </w:r>
      <w:r>
        <w:rPr>
          <w:rFonts w:hint="eastAsia"/>
        </w:rPr>
        <w:t>条左右的视频，是一个经典通用的英语多模态数据集</w:t>
      </w:r>
      <w:r>
        <w:rPr>
          <w:rFonts w:hint="eastAsia"/>
          <w:vertAlign w:val="superscript"/>
        </w:rPr>
        <w:t>[</w:t>
      </w:r>
      <w:r>
        <w:rPr>
          <w:vertAlign w:val="superscript"/>
        </w:rPr>
        <w:t>9]</w:t>
      </w:r>
      <w:r>
        <w:rPr>
          <w:rFonts w:hint="eastAsia"/>
        </w:rPr>
        <w:t>。</w:t>
      </w:r>
    </w:p>
    <w:p w14:paraId="418ADE0C">
      <w:pPr>
        <w:pStyle w:val="42"/>
        <w:ind w:firstLine="480" w:firstLineChars="200"/>
        <w:rPr>
          <w:rFonts w:hint="eastAsia"/>
        </w:rPr>
      </w:pPr>
      <w:ins w:id="76" w:author="个人用户" w:date="2022-04-16T16:30:00Z">
        <w:r>
          <w:rPr>
            <w:rFonts w:hint="eastAsia"/>
          </w:rPr>
          <w:t>综上所述，。。。。。分析目前方法的优势和不足。</w:t>
        </w:r>
      </w:ins>
    </w:p>
    <w:p w14:paraId="37D5604E">
      <w:pPr>
        <w:pStyle w:val="35"/>
        <w:spacing w:before="312" w:beforeLines="100" w:after="312" w:afterLines="100"/>
      </w:pPr>
      <w:bookmarkStart w:id="6" w:name="_Toc100932571"/>
      <w:r>
        <w:rPr>
          <w:rFonts w:hint="eastAsia"/>
        </w:rPr>
        <w:t>1.3</w:t>
      </w:r>
      <w:r>
        <w:t xml:space="preserve"> </w:t>
      </w:r>
      <w:r>
        <w:rPr>
          <w:rFonts w:hint="eastAsia"/>
        </w:rPr>
        <w:t>本文主要研究工作</w:t>
      </w:r>
      <w:bookmarkEnd w:id="6"/>
    </w:p>
    <w:p w14:paraId="39BCF345">
      <w:pPr>
        <w:pStyle w:val="42"/>
        <w:ind w:firstLine="480" w:firstLineChars="200"/>
      </w:pPr>
      <w:r>
        <w:rPr>
          <w:rFonts w:hint="eastAsia"/>
        </w:rPr>
        <w:t>本文的主要工作就是针对C</w:t>
      </w:r>
      <w:r>
        <w:t>M-BERT</w:t>
      </w:r>
      <w:r>
        <w:rPr>
          <w:rFonts w:hint="eastAsia"/>
        </w:rPr>
        <w:t>模型中的问题，改进了原本的模态融合方案，加入了图像模态的特征融入模型进行训练，提出了一种融合微表情特征的C</w:t>
      </w:r>
      <w:r>
        <w:t>M-BERT</w:t>
      </w:r>
      <w:r>
        <w:rPr>
          <w:rFonts w:hint="eastAsia"/>
        </w:rPr>
        <w:t>模型。在如何提取图像特征这一方面，本文开创性地将图像特征中的微表情信息作为一种图像模态信息加入多模态情感分析的任务中。</w:t>
      </w:r>
      <w:del w:id="77" w:author="个人用户" w:date="2022-04-16T16:31:00Z">
        <w:r>
          <w:rPr>
            <w:rFonts w:hint="eastAsia"/>
          </w:rPr>
          <w:delText>最终</w:delText>
        </w:r>
      </w:del>
      <w:ins w:id="78" w:author="个人用户" w:date="2022-04-16T16:31:00Z">
        <w:r>
          <w:rPr>
            <w:rFonts w:hint="eastAsia"/>
          </w:rPr>
          <w:t>最后</w:t>
        </w:r>
      </w:ins>
      <w:r>
        <w:rPr>
          <w:rFonts w:hint="eastAsia"/>
        </w:rPr>
        <w:t>，在中文数据集上验证了模型的效果。</w:t>
      </w:r>
      <w:del w:id="79" w:author="个人用户" w:date="2022-04-16T16:31:00Z">
        <w:r>
          <w:rPr>
            <w:rFonts w:hint="eastAsia"/>
          </w:rPr>
          <w:delText>下文将逐一</w:delText>
        </w:r>
      </w:del>
      <w:r>
        <w:rPr>
          <w:rFonts w:hint="eastAsia"/>
        </w:rPr>
        <w:t>具体</w:t>
      </w:r>
      <w:ins w:id="80" w:author="个人用户" w:date="2022-04-16T16:31:00Z">
        <w:r>
          <w:rPr>
            <w:rFonts w:hint="eastAsia"/>
          </w:rPr>
          <w:t xml:space="preserve">研究内容如下： </w:t>
        </w:r>
      </w:ins>
      <w:del w:id="81" w:author="个人用户" w:date="2022-04-16T16:31:00Z">
        <w:r>
          <w:rPr>
            <w:rFonts w:hint="eastAsia"/>
          </w:rPr>
          <w:delText>介绍本文的三个主要工作。</w:delText>
        </w:r>
      </w:del>
    </w:p>
    <w:p w14:paraId="60F23677">
      <w:pPr>
        <w:pStyle w:val="42"/>
        <w:ind w:firstLine="480" w:firstLineChars="200"/>
        <w:pPrChange w:id="82" w:author="个人用户" w:date="2022-04-16T16:31:00Z">
          <w:pPr>
            <w:pStyle w:val="42"/>
            <w:ind w:firstLine="420"/>
          </w:pPr>
        </w:pPrChange>
      </w:pPr>
      <w:r>
        <w:rPr>
          <w:rFonts w:hint="eastAsia"/>
        </w:rPr>
        <w:t>（1）提出了一种融合微表情特征的跨模态</w:t>
      </w:r>
      <w:r>
        <w:t>BERT</w:t>
      </w:r>
      <w:r>
        <w:rPr>
          <w:rFonts w:hint="eastAsia"/>
        </w:rPr>
        <w:t>模型，C</w:t>
      </w:r>
      <w:r>
        <w:t>M-BERT</w:t>
      </w:r>
      <w:r>
        <w:rPr>
          <w:rFonts w:hint="eastAsia"/>
        </w:rPr>
        <w:t>模型原本能综合利用文本和音频两种模态的信息，动态地微调预训练B</w:t>
      </w:r>
      <w:r>
        <w:t>ERT</w:t>
      </w:r>
      <w:r>
        <w:rPr>
          <w:rFonts w:hint="eastAsia"/>
        </w:rPr>
        <w:t>模型</w:t>
      </w:r>
      <w:r>
        <w:rPr>
          <w:rFonts w:hint="eastAsia"/>
          <w:vertAlign w:val="superscript"/>
        </w:rPr>
        <w:t>[</w:t>
      </w:r>
      <w:r>
        <w:rPr>
          <w:vertAlign w:val="superscript"/>
        </w:rPr>
        <w:t>7]</w:t>
      </w:r>
      <w:r>
        <w:rPr>
          <w:rFonts w:hint="eastAsia"/>
        </w:rPr>
        <w:t>。而本文在此模型的基础上，提取人脸的微表情特征作为图像模态的特征，尝试融入模型中训练。最终的模型首先使用LibROSA语音工具包</w:t>
      </w:r>
      <w:r>
        <w:rPr>
          <w:rFonts w:hint="eastAsia"/>
          <w:vertAlign w:val="superscript"/>
        </w:rPr>
        <w:t>[</w:t>
      </w:r>
      <w:r>
        <w:rPr>
          <w:vertAlign w:val="superscript"/>
        </w:rPr>
        <w:t>10]</w:t>
      </w:r>
      <w:r>
        <w:rPr>
          <w:rFonts w:hint="eastAsia"/>
        </w:rPr>
        <w:t>提取音频特征，CapsuleNet模型提取人脸微表情特征作为图像模态特征，B</w:t>
      </w:r>
      <w:r>
        <w:t>ERT</w:t>
      </w:r>
      <w:r>
        <w:rPr>
          <w:rFonts w:hint="eastAsia"/>
        </w:rPr>
        <w:t>模型提取文本特征。再将三种模态的特征通过跨模态融合注意力层，微调B</w:t>
      </w:r>
      <w:r>
        <w:t>ERT</w:t>
      </w:r>
      <w:r>
        <w:rPr>
          <w:rFonts w:hint="eastAsia"/>
        </w:rPr>
        <w:t>预训练语言模型，最终输出情感分析的结果。</w:t>
      </w:r>
    </w:p>
    <w:p w14:paraId="10066FE6">
      <w:pPr>
        <w:pStyle w:val="42"/>
        <w:ind w:firstLine="420"/>
      </w:pPr>
      <w:r>
        <w:rPr>
          <w:rFonts w:hint="eastAsia"/>
        </w:rPr>
        <w:t>（2）设计了用于融合文本、音频和图像三种模态的跨模态融合注意力层，输入三种模态的特征向量，并且分别生成注意力矩阵，再通过加权求和、动态调整权重的方式生成融合注意力矩阵，通过注意力机制有效地完成三种模态的融合工作。</w:t>
      </w:r>
    </w:p>
    <w:p w14:paraId="0470F137">
      <w:pPr>
        <w:pStyle w:val="42"/>
        <w:ind w:firstLine="420"/>
        <w:rPr>
          <w:kern w:val="0"/>
        </w:rPr>
      </w:pPr>
      <w:r>
        <w:rPr>
          <w:rFonts w:hint="eastAsia"/>
        </w:rPr>
        <w:t>（3）在中文数据集</w:t>
      </w:r>
      <w:r>
        <w:t>CH-SIMS</w:t>
      </w:r>
      <w:r>
        <w:rPr>
          <w:rFonts w:hint="eastAsia"/>
        </w:rPr>
        <w:t>上验证了提出的模型，并且进行消融实验，验证了仅使用文本特征、使用文本+音频特征、使用文本+音频+微表情图像特征、使用文本+微表情图像特征以及使用文本+音频+人脸图像特征几种情况模型的效果。最终发现，使用文本+音频+微表情图像特征的模型取得了最显著的进步，比起传统的</w:t>
      </w:r>
      <w:r>
        <w:t>M</w:t>
      </w:r>
      <w:r>
        <w:rPr>
          <w:rFonts w:hint="eastAsia"/>
        </w:rPr>
        <w:t>ulT模态融合方案，完成情感分类任务的准确率提升了约</w:t>
      </w:r>
      <w:r>
        <w:t>0.43%</w:t>
      </w:r>
      <w:r>
        <w:rPr>
          <w:rFonts w:hint="eastAsia"/>
        </w:rPr>
        <w:t>。</w:t>
      </w:r>
    </w:p>
    <w:p w14:paraId="6A4E3DFB">
      <w:pPr>
        <w:pStyle w:val="42"/>
        <w:rPr>
          <w:del w:id="83" w:author="个人用户" w:date="2022-04-16T16:32:00Z"/>
        </w:rPr>
      </w:pPr>
    </w:p>
    <w:p w14:paraId="603D543D">
      <w:pPr>
        <w:pStyle w:val="35"/>
        <w:spacing w:before="312" w:beforeLines="100" w:after="312" w:afterLines="100"/>
      </w:pPr>
      <w:bookmarkStart w:id="7" w:name="_Toc100932572"/>
      <w:r>
        <w:t>1.4 论文组织</w:t>
      </w:r>
      <w:r>
        <w:rPr>
          <w:rFonts w:hint="eastAsia"/>
        </w:rPr>
        <w:t>结构</w:t>
      </w:r>
      <w:bookmarkEnd w:id="7"/>
    </w:p>
    <w:p w14:paraId="42352D82">
      <w:pPr>
        <w:pStyle w:val="42"/>
        <w:ind w:firstLine="480" w:firstLineChars="200"/>
      </w:pPr>
      <w:r>
        <w:rPr>
          <w:rFonts w:hint="eastAsia"/>
        </w:rPr>
        <w:t>本节主要对本文的逻辑架构进行介绍：</w:t>
      </w:r>
    </w:p>
    <w:p w14:paraId="0D1F9CE9">
      <w:pPr>
        <w:pStyle w:val="42"/>
        <w:ind w:firstLine="480" w:firstLineChars="200"/>
      </w:pPr>
      <w:r>
        <w:rPr>
          <w:rFonts w:hint="eastAsia"/>
        </w:rPr>
        <w:t>第一章 绪论：本章对本文的研究背景及意义进行了介绍，并且阐述了当前针对单模态情感分析和多模态情感分析的研究现状，并且简要概括了本文的主要工作。</w:t>
      </w:r>
    </w:p>
    <w:p w14:paraId="10D35177">
      <w:pPr>
        <w:pStyle w:val="42"/>
        <w:ind w:firstLine="480" w:firstLineChars="200"/>
      </w:pPr>
      <w:r>
        <w:rPr>
          <w:rFonts w:hint="eastAsia"/>
        </w:rPr>
        <w:t>第二章 相关</w:t>
      </w:r>
      <w:ins w:id="84" w:author="个人用户" w:date="2022-04-16T16:32:00Z">
        <w:r>
          <w:rPr>
            <w:rFonts w:hint="eastAsia"/>
          </w:rPr>
          <w:t>知识和概念</w:t>
        </w:r>
      </w:ins>
      <w:del w:id="85" w:author="个人用户" w:date="2022-04-16T16:32:00Z">
        <w:r>
          <w:rPr>
            <w:rFonts w:hint="eastAsia"/>
          </w:rPr>
          <w:delText>基础</w:delText>
        </w:r>
      </w:del>
      <w:r>
        <w:rPr>
          <w:rFonts w:hint="eastAsia"/>
        </w:rPr>
        <w:t>： 本章首先介绍了预训练模型的相关原理和已有的预训练模型种类，然后重点描述了C</w:t>
      </w:r>
      <w:r>
        <w:t>M-BERT</w:t>
      </w:r>
      <w:r>
        <w:rPr>
          <w:rFonts w:hint="eastAsia"/>
        </w:rPr>
        <w:t>模型的结构，最后介绍了本文使用的用于提取图像模态特征的一种微表情识别模型CapsuleNet结构。</w:t>
      </w:r>
    </w:p>
    <w:p w14:paraId="15E90C43">
      <w:pPr>
        <w:pStyle w:val="42"/>
        <w:ind w:firstLine="480" w:firstLineChars="200"/>
      </w:pPr>
      <w:r>
        <w:rPr>
          <w:rFonts w:hint="eastAsia"/>
        </w:rPr>
        <w:t>第三章 融合微表情特征的CM-BERT模型结构：本章主要介绍本文提出的模型的主要架构和用到的重要模块，包含微表情识别模块和跨模态注意力融合模块。</w:t>
      </w:r>
    </w:p>
    <w:p w14:paraId="28882B80">
      <w:pPr>
        <w:pStyle w:val="42"/>
        <w:ind w:firstLine="480" w:firstLineChars="200"/>
      </w:pPr>
      <w:r>
        <w:rPr>
          <w:rFonts w:hint="eastAsia"/>
        </w:rPr>
        <w:t>第四章 实验与验证：本章描述了本文进行的两个实验和一个消融实验。两个实验分别是与基准模型的对比实验和图像模态信息的选择实验。消融试验则主要验证了模态融合的有效性。</w:t>
      </w:r>
    </w:p>
    <w:p w14:paraId="0A955A14">
      <w:pPr>
        <w:pStyle w:val="42"/>
        <w:ind w:firstLine="480" w:firstLineChars="200"/>
      </w:pPr>
      <w:r>
        <w:rPr>
          <w:rFonts w:hint="eastAsia"/>
        </w:rPr>
        <w:t>第五章 总结与展望：本章对全文的内容进行了总结，并且提出了模型还存在的问题，对未来的可能改进提出展望。</w:t>
      </w:r>
      <w:r>
        <w:t xml:space="preserve"> </w:t>
      </w:r>
    </w:p>
    <w:p w14:paraId="469326CF">
      <w:pPr>
        <w:widowControl/>
        <w:jc w:val="left"/>
        <w:rPr>
          <w:sz w:val="24"/>
        </w:rPr>
      </w:pPr>
      <w:r>
        <w:br w:type="page"/>
      </w:r>
    </w:p>
    <w:p w14:paraId="267234DE">
      <w:pPr>
        <w:spacing w:before="340" w:after="330" w:line="578" w:lineRule="auto"/>
        <w:jc w:val="center"/>
        <w:outlineLvl w:val="0"/>
        <w:rPr>
          <w:rFonts w:eastAsia="黑体"/>
          <w:b/>
          <w:sz w:val="32"/>
          <w:szCs w:val="32"/>
        </w:rPr>
      </w:pPr>
      <w:bookmarkStart w:id="8" w:name="_Toc100932573"/>
      <w:bookmarkStart w:id="9" w:name="_Toc135816537"/>
      <w:r>
        <w:rPr>
          <w:rFonts w:eastAsia="黑体"/>
          <w:b/>
          <w:sz w:val="32"/>
          <w:szCs w:val="32"/>
        </w:rPr>
        <w:t>2</w:t>
      </w:r>
      <w:r>
        <w:rPr>
          <w:rFonts w:hint="eastAsia" w:eastAsia="黑体"/>
          <w:b/>
          <w:sz w:val="32"/>
          <w:szCs w:val="32"/>
        </w:rPr>
        <w:t xml:space="preserve"> 相关</w:t>
      </w:r>
      <w:del w:id="86" w:author="个人用户" w:date="2022-04-16T16:33:00Z">
        <w:r>
          <w:rPr>
            <w:rFonts w:hint="eastAsia" w:eastAsia="黑体"/>
            <w:b/>
            <w:sz w:val="32"/>
            <w:szCs w:val="32"/>
          </w:rPr>
          <w:delText>基础</w:delText>
        </w:r>
        <w:bookmarkEnd w:id="8"/>
      </w:del>
      <w:ins w:id="87" w:author="个人用户" w:date="2022-04-16T16:33:00Z">
        <w:r>
          <w:rPr>
            <w:rFonts w:hint="eastAsia" w:eastAsia="黑体"/>
            <w:b/>
            <w:sz w:val="32"/>
            <w:szCs w:val="32"/>
          </w:rPr>
          <w:t>知识和概念</w:t>
        </w:r>
      </w:ins>
    </w:p>
    <w:bookmarkEnd w:id="9"/>
    <w:p w14:paraId="6F42A277">
      <w:pPr>
        <w:pStyle w:val="42"/>
        <w:ind w:firstLine="480" w:firstLineChars="200"/>
      </w:pPr>
      <w:r>
        <w:rPr>
          <w:rFonts w:hint="eastAsia"/>
        </w:rPr>
        <w:t>本章主要就本文在完成多模态情感分析任务中使用的关键技术进行介绍。首先，介绍目前常见的预训练语言模型；</w:t>
      </w:r>
      <w:ins w:id="88" w:author="个人用户" w:date="2022-04-16T16:33:00Z">
        <w:r>
          <w:rPr>
            <w:rFonts w:hint="eastAsia"/>
          </w:rPr>
          <w:t>然后</w:t>
        </w:r>
      </w:ins>
      <w:del w:id="89" w:author="个人用户" w:date="2022-04-16T16:33:00Z">
        <w:r>
          <w:rPr>
            <w:rFonts w:hint="eastAsia"/>
          </w:rPr>
          <w:delText>接着</w:delText>
        </w:r>
      </w:del>
      <w:r>
        <w:rPr>
          <w:rFonts w:hint="eastAsia"/>
        </w:rPr>
        <w:t>介绍注意力机制；最后介绍本文用于提取微表情特征的</w:t>
      </w:r>
      <w:r>
        <w:t>C</w:t>
      </w:r>
      <w:r>
        <w:rPr>
          <w:rFonts w:hint="eastAsia"/>
        </w:rPr>
        <w:t>apsuleNet模型。</w:t>
      </w:r>
    </w:p>
    <w:p w14:paraId="556C4D2E">
      <w:pPr>
        <w:pStyle w:val="35"/>
        <w:spacing w:before="312" w:beforeLines="100" w:after="312" w:afterLines="100"/>
      </w:pPr>
      <w:bookmarkStart w:id="10" w:name="_Toc100932574"/>
      <w:r>
        <w:t xml:space="preserve">2.1 </w:t>
      </w:r>
      <w:r>
        <w:rPr>
          <w:rFonts w:hint="eastAsia"/>
        </w:rPr>
        <w:t>预训练语言模型</w:t>
      </w:r>
      <w:bookmarkEnd w:id="10"/>
    </w:p>
    <w:p w14:paraId="74562C6B">
      <w:pPr>
        <w:pStyle w:val="42"/>
        <w:ind w:firstLine="480" w:firstLineChars="200"/>
      </w:pPr>
      <w:r>
        <w:rPr>
          <w:rFonts w:hint="eastAsia"/>
        </w:rPr>
        <w:t>当前，深度学习神经网络越来越多地被运用于处理自然语言处理N</w:t>
      </w:r>
      <w:r>
        <w:t>LP</w:t>
      </w:r>
      <w:r>
        <w:rPr>
          <w:rFonts w:hint="eastAsia"/>
        </w:rPr>
        <w:t>的相关问题中。但是随着研究的深入，人们逐渐发现了问题：由于对于大多数NLP任务而言，具有标记的数据集的体量都是比较小的。这是由于构建大规模的标记</w:t>
      </w:r>
      <w:r>
        <w:t>NLP</w:t>
      </w:r>
      <w:r>
        <w:rPr>
          <w:rFonts w:hint="eastAsia"/>
        </w:rPr>
        <w:t>任务数据集是很困难的，相反，构建大体量的未标记数据集比较快速可行。因此，如果能在特定的小规模标注数据集上进行训练之前，先采用某种方案充分利用大规模的大量数据进行无监督学习，就能预先学习到有效的表示形式。预训练语言模型因此而诞生，使用预训练语言模型可以加快在下游任务中模型训练的收敛速度，带来更好的泛化性能。</w:t>
      </w:r>
    </w:p>
    <w:p w14:paraId="77417A3F">
      <w:pPr>
        <w:pStyle w:val="42"/>
        <w:ind w:firstLine="480" w:firstLineChars="200"/>
      </w:pPr>
      <w:r>
        <w:rPr>
          <w:rFonts w:hint="eastAsia"/>
        </w:rPr>
        <w:t>预训练语言模型的发展经历了两个阶段，使用预训练模型生成词向量的阶段和使用预训练模型生成上下文编码器的阶段</w:t>
      </w:r>
      <w:r>
        <w:rPr>
          <w:rFonts w:hint="eastAsia"/>
          <w:vertAlign w:val="superscript"/>
        </w:rPr>
        <w:t>[</w:t>
      </w:r>
      <w:r>
        <w:rPr>
          <w:vertAlign w:val="superscript"/>
        </w:rPr>
        <w:t>43]</w:t>
      </w:r>
      <w:r>
        <w:rPr>
          <w:rFonts w:hint="eastAsia"/>
        </w:rPr>
        <w:t>。</w:t>
      </w:r>
    </w:p>
    <w:p w14:paraId="03655AB0">
      <w:pPr>
        <w:pStyle w:val="42"/>
        <w:ind w:firstLine="480" w:firstLineChars="200"/>
      </w:pPr>
      <w:r>
        <w:drawing>
          <wp:anchor distT="0" distB="0" distL="114300" distR="114300" simplePos="0" relativeHeight="251666432" behindDoc="0" locked="0" layoutInCell="1" allowOverlap="1">
            <wp:simplePos x="0" y="0"/>
            <wp:positionH relativeFrom="column">
              <wp:posOffset>-22225</wp:posOffset>
            </wp:positionH>
            <wp:positionV relativeFrom="paragraph">
              <wp:posOffset>1479550</wp:posOffset>
            </wp:positionV>
            <wp:extent cx="5579745" cy="1955800"/>
            <wp:effectExtent l="0" t="0" r="1905" b="635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579745" cy="1955800"/>
                    </a:xfrm>
                    <a:prstGeom prst="rect">
                      <a:avLst/>
                    </a:prstGeom>
                  </pic:spPr>
                </pic:pic>
              </a:graphicData>
            </a:graphic>
          </wp:anchor>
        </w:drawing>
      </w:r>
      <w:r>
        <w:rPr>
          <w:rFonts w:hint="eastAsia"/>
        </w:rPr>
        <w:t>一开始针对预训练模型的研究目标是构建出一套词向量语言模型来捕捉词语的语义信息。</w:t>
      </w:r>
      <w:r>
        <w:t>Mikolov</w:t>
      </w:r>
      <w:r>
        <w:rPr>
          <w:rFonts w:hint="eastAsia"/>
        </w:rPr>
        <w:t>等人</w:t>
      </w:r>
      <w:r>
        <w:rPr>
          <w:vertAlign w:val="superscript"/>
        </w:rPr>
        <w:t>[44]</w:t>
      </w:r>
      <w:r>
        <w:t xml:space="preserve"> </w:t>
      </w:r>
      <w:r>
        <w:rPr>
          <w:rFonts w:hint="eastAsia"/>
        </w:rPr>
        <w:t>提出并不需要使用深度较大的神经网络来构筑预训练词向量模型，他们提出了著名的</w:t>
      </w:r>
      <w:r>
        <w:t>Continuous Bag-of-Words (CBOW)</w:t>
      </w:r>
      <w:r>
        <w:rPr>
          <w:rFonts w:hint="eastAsia"/>
        </w:rPr>
        <w:t>和</w:t>
      </w:r>
      <w:r>
        <w:t>Skip-Gram (SG)</w:t>
      </w:r>
      <w:r>
        <w:rPr>
          <w:rFonts w:hint="eastAsia"/>
        </w:rPr>
        <w:t>模型。C</w:t>
      </w:r>
      <w:r>
        <w:t>BOW</w:t>
      </w:r>
      <w:r>
        <w:rPr>
          <w:rFonts w:hint="eastAsia"/>
        </w:rPr>
        <w:t>和S</w:t>
      </w:r>
      <w:r>
        <w:t>G</w:t>
      </w:r>
      <w:r>
        <w:rPr>
          <w:rFonts w:hint="eastAsia"/>
        </w:rPr>
        <w:t>使用的网络层次虽然比较简单，由浅层网络训练得到，却能学习到有效的词向量信息。</w:t>
      </w:r>
    </w:p>
    <w:p w14:paraId="4554E35B">
      <w:pPr>
        <w:pStyle w:val="42"/>
        <w:ind w:firstLine="420" w:firstLineChars="200"/>
        <w:jc w:val="center"/>
        <w:rPr>
          <w:sz w:val="21"/>
          <w:szCs w:val="21"/>
        </w:rPr>
      </w:pPr>
      <w:r>
        <w:rPr>
          <w:rFonts w:hint="eastAsia"/>
          <w:sz w:val="21"/>
          <w:szCs w:val="21"/>
        </w:rPr>
        <w:t>图2</w:t>
      </w:r>
      <w:r>
        <w:rPr>
          <w:sz w:val="21"/>
          <w:szCs w:val="21"/>
        </w:rPr>
        <w:t>-1 CBOW</w:t>
      </w:r>
      <w:r>
        <w:rPr>
          <w:rFonts w:hint="eastAsia"/>
          <w:sz w:val="21"/>
          <w:szCs w:val="21"/>
        </w:rPr>
        <w:t>模型结构和Skip</w:t>
      </w:r>
      <w:r>
        <w:rPr>
          <w:sz w:val="21"/>
          <w:szCs w:val="21"/>
        </w:rPr>
        <w:t>-</w:t>
      </w:r>
      <w:r>
        <w:rPr>
          <w:rFonts w:hint="eastAsia"/>
          <w:sz w:val="21"/>
          <w:szCs w:val="21"/>
        </w:rPr>
        <w:t>gram模型的主要结构</w:t>
      </w:r>
    </w:p>
    <w:p w14:paraId="185079F3">
      <w:pPr>
        <w:pStyle w:val="42"/>
        <w:ind w:firstLine="420" w:firstLineChars="200"/>
        <w:jc w:val="center"/>
        <w:rPr>
          <w:sz w:val="21"/>
          <w:szCs w:val="21"/>
        </w:rPr>
      </w:pPr>
      <w:r>
        <w:rPr>
          <w:sz w:val="21"/>
          <w:szCs w:val="21"/>
        </w:rPr>
        <w:t xml:space="preserve">Figure 2-1 Overview architecture of CBOW </w:t>
      </w:r>
      <w:r>
        <w:rPr>
          <w:rFonts w:hint="eastAsia"/>
          <w:sz w:val="21"/>
          <w:szCs w:val="21"/>
        </w:rPr>
        <w:t>and</w:t>
      </w:r>
      <w:r>
        <w:rPr>
          <w:sz w:val="21"/>
          <w:szCs w:val="21"/>
        </w:rPr>
        <w:t xml:space="preserve"> S</w:t>
      </w:r>
      <w:r>
        <w:rPr>
          <w:rFonts w:hint="eastAsia"/>
          <w:sz w:val="21"/>
          <w:szCs w:val="21"/>
        </w:rPr>
        <w:t>kip-gram</w:t>
      </w:r>
    </w:p>
    <w:p w14:paraId="46651CE0">
      <w:pPr>
        <w:pStyle w:val="42"/>
        <w:ind w:firstLine="480" w:firstLineChars="200"/>
      </w:pPr>
      <w:r>
        <mc:AlternateContent>
          <mc:Choice Requires="wps">
            <w:drawing>
              <wp:anchor distT="45720" distB="45720" distL="114300" distR="114300" simplePos="0" relativeHeight="251667456" behindDoc="1" locked="0" layoutInCell="1" allowOverlap="1">
                <wp:simplePos x="0" y="0"/>
                <wp:positionH relativeFrom="column">
                  <wp:posOffset>4680585</wp:posOffset>
                </wp:positionH>
                <wp:positionV relativeFrom="paragraph">
                  <wp:posOffset>1792605</wp:posOffset>
                </wp:positionV>
                <wp:extent cx="654685" cy="1404620"/>
                <wp:effectExtent l="0" t="0" r="0" b="6350"/>
                <wp:wrapNone/>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4685" cy="1404620"/>
                        </a:xfrm>
                        <a:prstGeom prst="rect">
                          <a:avLst/>
                        </a:prstGeom>
                        <a:noFill/>
                        <a:ln w="9525">
                          <a:noFill/>
                          <a:miter lim="800000"/>
                        </a:ln>
                      </wps:spPr>
                      <wps:txbx>
                        <w:txbxContent>
                          <w:p w14:paraId="129F4ACA">
                            <w:pPr>
                              <w:rPr>
                                <w:sz w:val="24"/>
                              </w:rPr>
                            </w:pPr>
                            <w:r>
                              <w:rPr>
                                <w:rFonts w:hint="eastAsia"/>
                                <w:sz w:val="24"/>
                              </w:rPr>
                              <w:t>（</w:t>
                            </w:r>
                            <w:r>
                              <w:rPr>
                                <w:sz w:val="24"/>
                              </w:rPr>
                              <w:t>2-1</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141.15pt;height:110.6pt;width:51.55pt;z-index:-251649024;mso-width-relative:page;mso-height-relative:margin;mso-height-percent:200;" filled="f" stroked="f" coordsize="21600,21600" o:gfxdata="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vfzpo2QAAAAsBAAAPAAAAAAAAAAEAIAAAACIAAABkcnMvZG93bnJldi54bWxQSwECFAAUAAAA&#10;CACHTuJAU7AZwiYCAAApBAAADgAAAAAAAAABACAAAAAoAQAAZHJzL2Uyb0RvYy54bWxQSwUGAAAA&#10;AAYABgBZAQAAwAUAAAAA&#10;">
                <v:fill on="f" focussize="0,0"/>
                <v:stroke on="f" miterlimit="8" joinstyle="miter"/>
                <v:imagedata o:title=""/>
                <o:lock v:ext="edit" aspectratio="f"/>
                <v:textbox style="mso-fit-shape-to-text:t;">
                  <w:txbxContent>
                    <w:p w14:paraId="129F4ACA">
                      <w:pPr>
                        <w:rPr>
                          <w:sz w:val="24"/>
                        </w:rPr>
                      </w:pPr>
                      <w:r>
                        <w:rPr>
                          <w:rFonts w:hint="eastAsia"/>
                          <w:sz w:val="24"/>
                        </w:rPr>
                        <w:t>（</w:t>
                      </w:r>
                      <w:r>
                        <w:rPr>
                          <w:sz w:val="24"/>
                        </w:rPr>
                        <w:t>2-1</w:t>
                      </w:r>
                      <w:r>
                        <w:rPr>
                          <w:rFonts w:hint="eastAsia"/>
                          <w:sz w:val="24"/>
                        </w:rPr>
                        <w:t>）</w:t>
                      </w:r>
                    </w:p>
                  </w:txbxContent>
                </v:textbox>
              </v:shape>
            </w:pict>
          </mc:Fallback>
        </mc:AlternateContent>
      </w:r>
      <w:r>
        <w:rPr>
          <w:rFonts w:hint="eastAsia"/>
        </w:rPr>
        <w:t>C</w:t>
      </w:r>
      <w:r>
        <w:t>BOW</w:t>
      </w:r>
      <w:r>
        <w:rPr>
          <w:rFonts w:hint="eastAsia"/>
        </w:rPr>
        <w:t>和Skip</w:t>
      </w:r>
      <w:r>
        <w:t>-</w:t>
      </w:r>
      <w:del w:id="90" w:author="个人用户" w:date="2022-04-16T16:34:00Z">
        <w:r>
          <w:rPr>
            <w:rFonts w:hint="eastAsia"/>
          </w:rPr>
          <w:delText>g</w:delText>
        </w:r>
      </w:del>
      <w:ins w:id="91" w:author="个人用户" w:date="2022-04-16T16:34:00Z">
        <w:r>
          <w:rPr>
            <w:rFonts w:hint="eastAsia"/>
          </w:rPr>
          <w:t>G</w:t>
        </w:r>
      </w:ins>
      <w:r>
        <w:rPr>
          <w:rFonts w:hint="eastAsia"/>
        </w:rPr>
        <w:t>ram的模型结构如图2</w:t>
      </w:r>
      <w:r>
        <w:t>-1</w:t>
      </w:r>
      <w:r>
        <w:rPr>
          <w:rFonts w:hint="eastAsia"/>
        </w:rPr>
        <w:t>所示，C</w:t>
      </w:r>
      <w:r>
        <w:t>BOW</w:t>
      </w:r>
      <w:r>
        <w:rPr>
          <w:rFonts w:hint="eastAsia"/>
        </w:rPr>
        <w:t>模型的主要思想是通过上下文词语的加和信息来预测中间词的方式来调整训练词向量。如果当前词语为第t个词语，词向量表示为</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，那么C</w:t>
      </w:r>
      <w:r>
        <w:t>BOW</w:t>
      </w:r>
      <w:r>
        <w:rPr>
          <w:rFonts w:hint="eastAsia"/>
        </w:rPr>
        <w:t>模型的输入可以表示为</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oMath>
      <w:r>
        <w:rPr>
          <w:rFonts w:hint="eastAsia"/>
        </w:rPr>
        <w:t>和</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oMath>
      <w:r>
        <w:rPr>
          <w:rFonts w:hint="eastAsia"/>
        </w:rPr>
        <w:t>。这些词向量的维度都是V</w:t>
      </w:r>
      <w:r>
        <w:t>*1</w:t>
      </w:r>
      <w:r>
        <w:rPr>
          <w:rFonts w:hint="eastAsia"/>
        </w:rPr>
        <w:t>，V代表字典大小。模型的原理如公式2</w:t>
      </w:r>
      <w:r>
        <w:t>-1</w:t>
      </w:r>
      <w:r>
        <w:rPr>
          <w:rFonts w:hint="eastAsia"/>
        </w:rPr>
        <w:t>所示：</w:t>
      </w:r>
    </w:p>
    <w:p w14:paraId="044DEED8">
      <w:pPr>
        <w:pStyle w:val="42"/>
        <w:ind w:firstLine="480" w:firstLineChars="200"/>
      </w:pPr>
      <m:oMathPara>
        <m:oMath>
          <m:r>
            <m:rPr>
              <m:sty m:val="p"/>
            </m:rPr>
            <w:rPr>
              <w:rFonts w:ascii="Cambria Math" w:hAnsi="Cambria Math"/>
            </w:rPr>
            <m:t>F(</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acc>
        </m:oMath>
      </m:oMathPara>
    </w:p>
    <w:p w14:paraId="2799DEE3">
      <w:pPr>
        <w:pStyle w:val="42"/>
        <w:ind w:firstLine="480" w:firstLineChars="200"/>
      </w:pPr>
      <m:oMathPara>
        <m:oMath>
          <m:r>
            <m:rPr>
              <m:sty m:val="p"/>
            </m:rPr>
            <w:rPr>
              <w:rFonts w:ascii="Cambria Math" w:hAnsi="Cambria Math"/>
            </w:rPr>
            <m:t>P=</m:t>
          </m:r>
          <m:d>
            <m:dPr>
              <m:begChr m:val="{"/>
              <m:endChr m:val="}"/>
              <m:ctrlPr>
                <w:rPr>
                  <w:rFonts w:ascii="Cambria Math" w:hAnsi="Cambria Math"/>
                </w:rPr>
              </m:ctrlPr>
            </m:dPr>
            <m:e>
              <m:r>
                <m:rPr/>
                <w:rPr>
                  <w:rFonts w:ascii="Cambria Math" w:hAnsi="Cambria Math"/>
                </w:rPr>
                <m:t>p</m:t>
              </m:r>
              <m:d>
                <m:dPr>
                  <m:ctrlPr>
                    <w:rPr>
                      <w:rFonts w:ascii="Cambria Math" w:hAnsi="Cambria Math"/>
                      <w:i/>
                    </w:rPr>
                  </m:ctrlPr>
                </m:d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ctrlPr>
                    <w:rPr>
                      <w:rFonts w:ascii="Cambria Math" w:hAnsi="Cambria Math"/>
                      <w:i/>
                    </w:rPr>
                  </m:ctrlPr>
                </m:e>
              </m:d>
              <m:r>
                <m:rPr/>
                <w:rPr>
                  <w:rFonts w:ascii="Cambria Math" w:hAnsi="Cambria Math"/>
                </w:rPr>
                <m:t>,…,p</m:t>
              </m:r>
              <m:d>
                <m:dPr>
                  <m:ctrlPr>
                    <w:rPr>
                      <w:rFonts w:ascii="Cambria Math" w:hAnsi="Cambria Math"/>
                      <w:i/>
                    </w:rPr>
                  </m:ctrlPr>
                </m:d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t+2</m:t>
                      </m:r>
                      <m:ctrlPr>
                        <w:rPr>
                          <w:rFonts w:ascii="Cambria Math" w:hAnsi="Cambria Math"/>
                        </w:rPr>
                      </m:ctrlPr>
                    </m:sub>
                  </m:sSub>
                  <m:ctrlPr>
                    <w:rPr>
                      <w:rFonts w:ascii="Cambria Math" w:hAnsi="Cambria Math"/>
                      <w:i/>
                    </w:rPr>
                  </m:ctrlPr>
                </m:e>
              </m:d>
              <m:r>
                <m:rPr/>
                <w:rPr>
                  <w:rFonts w:ascii="Cambria Math" w:hAnsi="Cambria Math"/>
                </w:rPr>
                <m:t>,…</m:t>
              </m:r>
              <m:ctrlPr>
                <w:rPr>
                  <w:rFonts w:ascii="Cambria Math" w:hAnsi="Cambria Math"/>
                </w:rPr>
              </m:ctrlPr>
            </m:e>
          </m:d>
        </m:oMath>
      </m:oMathPara>
    </w:p>
    <w:p w14:paraId="7FF46BDD">
      <w:pPr>
        <w:pStyle w:val="42"/>
        <w:ind w:firstLine="480" w:firstLineChars="200"/>
      </w:pPr>
      <m:oMathPara>
        <m:oMath>
          <m:r>
            <m:rPr>
              <m:sty m:val="p"/>
            </m:rPr>
            <w:rPr>
              <w:rFonts w:hint="eastAsia" w:ascii="Cambria Math" w:hAnsi="Cambria Math"/>
            </w:rPr>
            <m:t>(i</m:t>
          </m:r>
          <m:r>
            <m:rPr>
              <m:sty m:val="p"/>
            </m:rPr>
            <w:rPr>
              <w:rFonts w:ascii="Cambria Math" w:hAnsi="Cambria Math"/>
            </w:rPr>
            <m:t>=1,2,…,V)</m:t>
          </m:r>
        </m:oMath>
      </m:oMathPara>
    </w:p>
    <w:p w14:paraId="6EF523FC">
      <w:pPr>
        <w:pStyle w:val="42"/>
        <w:ind w:firstLine="480" w:firstLineChars="200"/>
      </w:pPr>
      <w:r>
        <w:rPr>
          <w:rFonts w:hint="eastAsia"/>
        </w:rPr>
        <w:t>其中，</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acc>
      </m:oMath>
      <w:r>
        <w:rPr>
          <w:rFonts w:hint="eastAsia"/>
        </w:rPr>
        <w:t>代表预测出的词语，该词语是P集合中的最大概率p所对应的词语。C</w:t>
      </w:r>
      <w:r>
        <w:t>BOW</w:t>
      </w:r>
      <w:r>
        <w:rPr>
          <w:rFonts w:hint="eastAsia"/>
        </w:rPr>
        <w:t>模型就是尝试找出这个最有可能出现的词语，从而通过训练完善每个词语的词向量。</w:t>
      </w:r>
    </w:p>
    <w:p w14:paraId="137D725E">
      <w:pPr>
        <w:pStyle w:val="42"/>
        <w:ind w:firstLine="480" w:firstLineChars="200"/>
      </w:pPr>
      <w:r>
        <mc:AlternateContent>
          <mc:Choice Requires="wps">
            <w:drawing>
              <wp:anchor distT="45720" distB="45720" distL="114300" distR="114300" simplePos="0" relativeHeight="251668480" behindDoc="1" locked="0" layoutInCell="1" allowOverlap="1">
                <wp:simplePos x="0" y="0"/>
                <wp:positionH relativeFrom="column">
                  <wp:posOffset>4681220</wp:posOffset>
                </wp:positionH>
                <wp:positionV relativeFrom="paragraph">
                  <wp:posOffset>1496695</wp:posOffset>
                </wp:positionV>
                <wp:extent cx="654685" cy="1404620"/>
                <wp:effectExtent l="0" t="0" r="0" b="635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4685" cy="1404620"/>
                        </a:xfrm>
                        <a:prstGeom prst="rect">
                          <a:avLst/>
                        </a:prstGeom>
                        <a:noFill/>
                        <a:ln w="9525">
                          <a:noFill/>
                          <a:miter lim="800000"/>
                        </a:ln>
                      </wps:spPr>
                      <wps:txbx>
                        <w:txbxContent>
                          <w:p w14:paraId="2679B7BC">
                            <w:pPr>
                              <w:rPr>
                                <w:sz w:val="24"/>
                              </w:rPr>
                            </w:pPr>
                            <w:r>
                              <w:rPr>
                                <w:rFonts w:hint="eastAsia"/>
                                <w:sz w:val="24"/>
                              </w:rPr>
                              <w:t>（</w:t>
                            </w:r>
                            <w:r>
                              <w:rPr>
                                <w:sz w:val="24"/>
                              </w:rPr>
                              <w:t>2-2</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6pt;margin-top:117.85pt;height:110.6pt;width:51.55pt;z-index:-251648000;mso-width-relative:page;mso-height-relative:margin;mso-height-percent:200;" filled="f" stroked="f" coordsize="21600,21600" o:gfxdata="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57dYK2gAAAAsBAAAPAAAAAAAAAAEAIAAAACIAAABkcnMvZG93bnJldi54bWxQSwECFAAUAAAA&#10;CACHTuJAKAp4biUCAAApBAAADgAAAAAAAAABACAAAAApAQAAZHJzL2Uyb0RvYy54bWxQSwUGAAAA&#10;AAYABgBZAQAAwAUAAAAA&#10;">
                <v:fill on="f" focussize="0,0"/>
                <v:stroke on="f" miterlimit="8" joinstyle="miter"/>
                <v:imagedata o:title=""/>
                <o:lock v:ext="edit" aspectratio="f"/>
                <v:textbox style="mso-fit-shape-to-text:t;">
                  <w:txbxContent>
                    <w:p w14:paraId="2679B7BC">
                      <w:pPr>
                        <w:rPr>
                          <w:sz w:val="24"/>
                        </w:rPr>
                      </w:pPr>
                      <w:r>
                        <w:rPr>
                          <w:rFonts w:hint="eastAsia"/>
                          <w:sz w:val="24"/>
                        </w:rPr>
                        <w:t>（</w:t>
                      </w:r>
                      <w:r>
                        <w:rPr>
                          <w:sz w:val="24"/>
                        </w:rPr>
                        <w:t>2-2</w:t>
                      </w:r>
                      <w:r>
                        <w:rPr>
                          <w:rFonts w:hint="eastAsia"/>
                          <w:sz w:val="24"/>
                        </w:rPr>
                        <w:t>）</w:t>
                      </w:r>
                    </w:p>
                  </w:txbxContent>
                </v:textbox>
              </v:shape>
            </w:pict>
          </mc:Fallback>
        </mc:AlternateContent>
      </w:r>
      <w:r>
        <w:rPr>
          <w:rFonts w:hint="eastAsia"/>
        </w:rPr>
        <w:t>相反，Skip</w:t>
      </w:r>
      <w:r>
        <w:t>-</w:t>
      </w:r>
      <w:del w:id="92" w:author="个人用户" w:date="2022-04-16T16:35:00Z">
        <w:r>
          <w:rPr>
            <w:rFonts w:hint="eastAsia"/>
          </w:rPr>
          <w:delText>g</w:delText>
        </w:r>
      </w:del>
      <w:ins w:id="93" w:author="个人用户" w:date="2022-04-16T16:35:00Z">
        <w:r>
          <w:rPr>
            <w:rFonts w:hint="eastAsia"/>
          </w:rPr>
          <w:t>G</w:t>
        </w:r>
      </w:ins>
      <w:r>
        <w:rPr>
          <w:rFonts w:hint="eastAsia"/>
        </w:rPr>
        <w:t>ram模型的主要思想则是通过当前词语的词向量预测最有可能在它上下文出现的词语的前四个词语。如果当前词语的词向量表示为</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，那么模型的输入就是</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，维度为V</w:t>
      </w:r>
      <w:r>
        <w:t>*1</w:t>
      </w:r>
      <w:r>
        <w:rPr>
          <w:rFonts w:hint="eastAsia"/>
        </w:rPr>
        <w:t>。模型的原理如公式2</w:t>
      </w:r>
      <w:r>
        <w:t>-2</w:t>
      </w:r>
      <w:r>
        <w:rPr>
          <w:rFonts w:hint="eastAsia"/>
        </w:rPr>
        <w:t>所示：</w:t>
      </w:r>
    </w:p>
    <w:p w14:paraId="36C343E3">
      <w:pPr>
        <w:pStyle w:val="42"/>
        <w:ind w:firstLine="480" w:firstLineChars="200"/>
      </w:pPr>
      <m:oMathPara>
        <m:oMath>
          <m:r>
            <m:rPr>
              <m:sty m:val="p"/>
            </m:rPr>
            <w:rPr>
              <w:rFonts w:ascii="Cambria Math" w:hAnsi="Cambria Math"/>
            </w:rPr>
            <m:t>F(</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t−2</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t+2</m:t>
              </m:r>
              <m:ctrlPr>
                <w:rPr>
                  <w:rFonts w:ascii="Cambria Math" w:hAnsi="Cambria Math"/>
                </w:rPr>
              </m:ctrlPr>
            </m:sub>
          </m:sSub>
        </m:oMath>
      </m:oMathPara>
    </w:p>
    <w:p w14:paraId="7C102D22">
      <w:pPr>
        <w:pStyle w:val="42"/>
        <w:ind w:firstLine="480" w:firstLineChars="200"/>
      </w:pPr>
      <m:oMathPara>
        <m:oMath>
          <m:r>
            <m:rPr>
              <m:sty m:val="p"/>
            </m:rPr>
            <w:rPr>
              <w:rFonts w:ascii="Cambria Math" w:hAnsi="Cambria Math"/>
            </w:rPr>
            <m:t>P=</m:t>
          </m:r>
          <m:d>
            <m:dPr>
              <m:begChr m:val="{"/>
              <m:endChr m:val="}"/>
              <m:ctrlPr>
                <w:rPr>
                  <w:rFonts w:ascii="Cambria Math" w:hAnsi="Cambria Math"/>
                </w:rPr>
              </m:ctrlPr>
            </m:dPr>
            <m:e>
              <m:r>
                <m:rPr/>
                <w:rPr>
                  <w:rFonts w:ascii="Cambria Math" w:hAnsi="Cambria Math"/>
                </w:rPr>
                <m:t>p</m:t>
              </m:r>
              <m:d>
                <m:dPr>
                  <m:ctrlPr>
                    <w:rPr>
                      <w:rFonts w:ascii="Cambria Math" w:hAnsi="Cambria Math"/>
                      <w:i/>
                    </w:rPr>
                  </m:ctrlPr>
                </m:d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i/>
                    </w:rPr>
                  </m:ctrlPr>
                </m:e>
              </m:d>
              <m:r>
                <m:rPr/>
                <w:rPr>
                  <w:rFonts w:ascii="Cambria Math" w:hAnsi="Cambria Math"/>
                </w:rPr>
                <m:t>,…,p</m:t>
              </m:r>
              <m:d>
                <m:dPr>
                  <m:ctrlPr>
                    <w:rPr>
                      <w:rFonts w:ascii="Cambria Math" w:hAnsi="Cambria Math"/>
                      <w:i/>
                    </w:rPr>
                  </m:ctrlPr>
                </m:d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i/>
                    </w:rPr>
                  </m:ctrlPr>
                </m:e>
              </m:d>
              <m:r>
                <m:rPr/>
                <w:rPr>
                  <w:rFonts w:ascii="Cambria Math" w:hAnsi="Cambria Math"/>
                </w:rPr>
                <m:t>,…</m:t>
              </m:r>
              <m:ctrlPr>
                <w:rPr>
                  <w:rFonts w:ascii="Cambria Math" w:hAnsi="Cambria Math"/>
                </w:rPr>
              </m:ctrlPr>
            </m:e>
          </m:d>
        </m:oMath>
      </m:oMathPara>
    </w:p>
    <w:p w14:paraId="13A0711B">
      <w:pPr>
        <w:pStyle w:val="42"/>
        <w:ind w:firstLine="480" w:firstLineChars="200"/>
      </w:pPr>
      <m:oMathPara>
        <m:oMath>
          <m:r>
            <m:rPr>
              <m:sty m:val="p"/>
            </m:rPr>
            <w:rPr>
              <w:rFonts w:hint="eastAsia" w:ascii="Cambria Math" w:hAnsi="Cambria Math"/>
            </w:rPr>
            <m:t>(i</m:t>
          </m:r>
          <m:r>
            <m:rPr>
              <m:sty m:val="p"/>
            </m:rPr>
            <w:rPr>
              <w:rFonts w:ascii="Cambria Math" w:hAnsi="Cambria Math"/>
            </w:rPr>
            <m:t>=1,2,…,V)</m:t>
          </m:r>
        </m:oMath>
      </m:oMathPara>
    </w:p>
    <w:p w14:paraId="565BE533">
      <w:pPr>
        <w:pStyle w:val="42"/>
        <w:ind w:firstLine="480" w:firstLineChars="200"/>
      </w:pPr>
      <w:r>
        <w:rPr>
          <w:rFonts w:hint="eastAsia"/>
        </w:rPr>
        <w:t>如公式2</w:t>
      </w:r>
      <w:r>
        <w:t>-2</w:t>
      </w:r>
      <w:r>
        <w:rPr>
          <w:rFonts w:hint="eastAsia"/>
        </w:rPr>
        <w:t>所示，通过当前词语</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的词向量来预测前后四个词语。这四个词语就是P中概率大小排名前四的词语。Skip</w:t>
      </w:r>
      <w:r>
        <w:t>-</w:t>
      </w:r>
      <w:del w:id="94" w:author="个人用户" w:date="2022-04-16T16:35:00Z">
        <w:r>
          <w:rPr>
            <w:rFonts w:hint="eastAsia"/>
          </w:rPr>
          <w:delText>g</w:delText>
        </w:r>
      </w:del>
      <w:ins w:id="95" w:author="个人用户" w:date="2022-04-16T16:35:00Z">
        <w:r>
          <w:rPr>
            <w:rFonts w:hint="eastAsia"/>
          </w:rPr>
          <w:t>G</w:t>
        </w:r>
      </w:ins>
      <w:r>
        <w:rPr>
          <w:rFonts w:hint="eastAsia"/>
        </w:rPr>
        <w:t>ram模型尝试通过这样的训练，完善每个词语的词向量表示。</w:t>
      </w:r>
    </w:p>
    <w:p w14:paraId="53AE8796">
      <w:pPr>
        <w:pStyle w:val="42"/>
        <w:ind w:firstLine="480" w:firstLineChars="200"/>
      </w:pPr>
      <w:r>
        <w:rPr>
          <w:rFonts w:hint="eastAsia"/>
        </w:rPr>
        <w:t>然而，上文阐述的这类预训练模型的主要问题在于没有能力把握上下文之间的关联，因此之后的学者们开始尝试转而使用预训练模型生成体现上下文信息的编码器。</w:t>
      </w:r>
      <w:r>
        <w:t>Peters</w:t>
      </w:r>
      <w:r>
        <w:rPr>
          <w:rFonts w:hint="eastAsia"/>
        </w:rPr>
        <w:t>等人</w:t>
      </w:r>
      <w:r>
        <w:rPr>
          <w:rFonts w:hint="eastAsia"/>
          <w:vertAlign w:val="superscript"/>
        </w:rPr>
        <w:t>[</w:t>
      </w:r>
      <w:r>
        <w:rPr>
          <w:vertAlign w:val="superscript"/>
        </w:rPr>
        <w:t>45]</w:t>
      </w:r>
      <w:r>
        <w:rPr>
          <w:rFonts w:hint="eastAsia"/>
        </w:rPr>
        <w:t>使用双向语言模型预训练了一种双层L</w:t>
      </w:r>
      <w:r>
        <w:t>STM</w:t>
      </w:r>
      <w:r>
        <w:rPr>
          <w:rFonts w:hint="eastAsia"/>
        </w:rPr>
        <w:t>编码器，提出了</w:t>
      </w:r>
      <w:r>
        <w:t>ELMo(Embeddings from Language Models)</w:t>
      </w:r>
      <w:r>
        <w:rPr>
          <w:rFonts w:hint="eastAsia"/>
        </w:rPr>
        <w:t>。最新的相关成果中，B</w:t>
      </w:r>
      <w:r>
        <w:t>ERT</w:t>
      </w:r>
      <w:r>
        <w:rPr>
          <w:rFonts w:hint="eastAsia"/>
        </w:rPr>
        <w:t>预训练语言模型的效果最优。它抛弃了传统的浅层拼接语言模型生成预训练模型的方法，通过两个无监督预测任务Masked Language Model和Next Sentence Prediction进行预训练。</w:t>
      </w:r>
    </w:p>
    <w:p w14:paraId="5A18782B">
      <w:pPr>
        <w:pStyle w:val="42"/>
        <w:ind w:firstLine="480" w:firstLineChars="200"/>
      </w:pPr>
      <w:r>
        <w:rPr>
          <w:rFonts w:hint="eastAsia"/>
        </w:rPr>
        <w:t>Masked Language Model任务是为了解决先前预训练语言模型中不能同时利用到上下文信息的问题设计的。该模型会随机遮蔽句子中的部分词语，然后尝试预测被遮蔽的词语。具体的操作是随机遮蔽原始语料中15%的词语，然后进行预测，再通过一个softmax完成一个类多分类任务即可得到预测结果。</w:t>
      </w:r>
    </w:p>
    <w:p w14:paraId="5BFD5A3F">
      <w:pPr>
        <w:pStyle w:val="42"/>
        <w:ind w:firstLine="480" w:firstLineChars="200"/>
      </w:pPr>
      <w:r>
        <w:rPr>
          <w:rFonts w:hint="eastAsia"/>
        </w:rPr>
        <w:t>而Next Sentence Prediction任务则是通过给定两句话，判断其中一句话是否是另一句话的上一句。</w:t>
      </w:r>
    </w:p>
    <w:p w14:paraId="7CB7953C">
      <w:pPr>
        <w:pStyle w:val="42"/>
        <w:ind w:firstLine="480" w:firstLineChars="200"/>
      </w:pPr>
      <w:r>
        <w:rPr>
          <w:rFonts w:hint="eastAsia"/>
        </w:rPr>
        <w:t>对于上述两个预训练任务，B</w:t>
      </w:r>
      <w:r>
        <w:t>ERT</w:t>
      </w:r>
      <w:r>
        <w:rPr>
          <w:rFonts w:hint="eastAsia"/>
        </w:rPr>
        <w:t>精心设计了如图2</w:t>
      </w:r>
      <w:r>
        <w:t>-2</w:t>
      </w:r>
      <w:r>
        <w:rPr>
          <w:rFonts w:hint="eastAsia"/>
        </w:rPr>
        <w:t>所示的输入方式：</w:t>
      </w:r>
    </w:p>
    <w:p w14:paraId="6A3C5C4D">
      <w:pPr>
        <w:pStyle w:val="42"/>
        <w:ind w:firstLine="480" w:firstLineChars="200"/>
      </w:pPr>
      <w:r>
        <w:drawing>
          <wp:inline distT="0" distB="0" distL="0" distR="0">
            <wp:extent cx="5005705" cy="1892935"/>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032016" cy="1902970"/>
                    </a:xfrm>
                    <a:prstGeom prst="rect">
                      <a:avLst/>
                    </a:prstGeom>
                  </pic:spPr>
                </pic:pic>
              </a:graphicData>
            </a:graphic>
          </wp:inline>
        </w:drawing>
      </w:r>
    </w:p>
    <w:p w14:paraId="19DB8B30">
      <w:pPr>
        <w:pStyle w:val="42"/>
        <w:ind w:firstLine="420" w:firstLineChars="200"/>
        <w:jc w:val="center"/>
        <w:rPr>
          <w:sz w:val="21"/>
          <w:szCs w:val="21"/>
        </w:rPr>
      </w:pPr>
      <w:r>
        <w:rPr>
          <w:rFonts w:hint="eastAsia"/>
          <w:sz w:val="21"/>
          <w:szCs w:val="21"/>
        </w:rPr>
        <w:t>图2</w:t>
      </w:r>
      <w:r>
        <w:rPr>
          <w:sz w:val="21"/>
          <w:szCs w:val="21"/>
        </w:rPr>
        <w:t>-2 BERT</w:t>
      </w:r>
      <w:r>
        <w:rPr>
          <w:rFonts w:hint="eastAsia"/>
          <w:sz w:val="21"/>
          <w:szCs w:val="21"/>
        </w:rPr>
        <w:t>模型的输入形式</w:t>
      </w:r>
    </w:p>
    <w:p w14:paraId="000329F8">
      <w:pPr>
        <w:pStyle w:val="42"/>
        <w:ind w:firstLine="420" w:firstLineChars="200"/>
        <w:jc w:val="center"/>
      </w:pPr>
      <w:r>
        <w:rPr>
          <w:sz w:val="21"/>
          <w:szCs w:val="21"/>
        </w:rPr>
        <w:t xml:space="preserve">Figure 2-2 BERT </w:t>
      </w:r>
      <w:r>
        <w:rPr>
          <w:rFonts w:hint="eastAsia"/>
          <w:sz w:val="21"/>
          <w:szCs w:val="21"/>
        </w:rPr>
        <w:t>input</w:t>
      </w:r>
      <w:r>
        <w:rPr>
          <w:sz w:val="21"/>
          <w:szCs w:val="21"/>
        </w:rPr>
        <w:t xml:space="preserve"> </w:t>
      </w:r>
      <w:r>
        <w:rPr>
          <w:rFonts w:hint="eastAsia"/>
          <w:sz w:val="21"/>
          <w:szCs w:val="21"/>
        </w:rPr>
        <w:t>representation</w:t>
      </w:r>
    </w:p>
    <w:p w14:paraId="0161D7E3">
      <w:pPr>
        <w:pStyle w:val="42"/>
        <w:ind w:firstLine="480" w:firstLineChars="200"/>
      </w:pPr>
      <w:r>
        <w:drawing>
          <wp:anchor distT="0" distB="0" distL="114300" distR="114300" simplePos="0" relativeHeight="251669504" behindDoc="0" locked="0" layoutInCell="1" allowOverlap="1">
            <wp:simplePos x="0" y="0"/>
            <wp:positionH relativeFrom="column">
              <wp:posOffset>671830</wp:posOffset>
            </wp:positionH>
            <wp:positionV relativeFrom="paragraph">
              <wp:posOffset>1468120</wp:posOffset>
            </wp:positionV>
            <wp:extent cx="4413885" cy="2522220"/>
            <wp:effectExtent l="0" t="0" r="635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413739" cy="2522065"/>
                    </a:xfrm>
                    <a:prstGeom prst="rect">
                      <a:avLst/>
                    </a:prstGeom>
                  </pic:spPr>
                </pic:pic>
              </a:graphicData>
            </a:graphic>
          </wp:anchor>
        </w:drawing>
      </w:r>
      <w:r>
        <w:rPr>
          <w:rFonts w:hint="eastAsia"/>
        </w:rPr>
        <w:t>如图2</w:t>
      </w:r>
      <w:r>
        <w:t>-2</w:t>
      </w:r>
      <w:r>
        <w:rPr>
          <w:rFonts w:hint="eastAsia"/>
        </w:rPr>
        <w:t>所示，</w:t>
      </w:r>
      <w:r>
        <w:t>输入包括3</w:t>
      </w:r>
      <w:r>
        <w:rPr>
          <w:rFonts w:hint="eastAsia"/>
        </w:rPr>
        <w:t>种向量</w:t>
      </w:r>
      <w:r>
        <w:t>，分别是当前单词的</w:t>
      </w:r>
      <w:r>
        <w:rPr>
          <w:rFonts w:hint="eastAsia"/>
        </w:rPr>
        <w:t>词向量</w:t>
      </w:r>
      <w:r>
        <w:t>、表示当前单词所在句子的</w:t>
      </w:r>
      <w:r>
        <w:rPr>
          <w:rFonts w:hint="eastAsia"/>
        </w:rPr>
        <w:t>句子向量</w:t>
      </w:r>
      <w:r>
        <w:t>和表示当前单词所在位置</w:t>
      </w:r>
      <w:r>
        <w:rPr>
          <w:rFonts w:hint="eastAsia"/>
        </w:rPr>
        <w:t>的位置向量</w:t>
      </w:r>
      <w:r>
        <w:t>。其中句子前面的[CLS]</w:t>
      </w:r>
      <w:r>
        <w:rPr>
          <w:rFonts w:hint="eastAsia"/>
        </w:rPr>
        <w:t>可以通过训练得到特别信息，可以帮助完成句子分类任务</w:t>
      </w:r>
      <w:r>
        <w:t>，句子之间</w:t>
      </w:r>
      <w:r>
        <w:rPr>
          <w:rFonts w:hint="eastAsia"/>
        </w:rPr>
        <w:t>则</w:t>
      </w:r>
      <w:r>
        <w:t>采用[SEP]作为区分。</w:t>
      </w:r>
      <w:r>
        <w:rPr>
          <w:rFonts w:hint="eastAsia"/>
        </w:rPr>
        <w:t>将三种向量相加作为下一模块的输入放入双向Transformer模块完成预训练任务，该模块的结构如图2</w:t>
      </w:r>
      <w:r>
        <w:t>-3</w:t>
      </w:r>
      <w:r>
        <w:rPr>
          <w:rFonts w:hint="eastAsia"/>
        </w:rPr>
        <w:t>所示：</w:t>
      </w:r>
    </w:p>
    <w:p w14:paraId="70274358">
      <w:pPr>
        <w:pStyle w:val="42"/>
        <w:ind w:firstLine="420" w:firstLineChars="200"/>
        <w:jc w:val="center"/>
        <w:rPr>
          <w:sz w:val="21"/>
          <w:szCs w:val="21"/>
        </w:rPr>
      </w:pPr>
      <w:r>
        <w:rPr>
          <w:rFonts w:hint="eastAsia"/>
          <w:sz w:val="21"/>
          <w:szCs w:val="21"/>
        </w:rPr>
        <w:t>图2</w:t>
      </w:r>
      <w:r>
        <w:rPr>
          <w:sz w:val="21"/>
          <w:szCs w:val="21"/>
        </w:rPr>
        <w:t>-3 BERT</w:t>
      </w:r>
      <w:r>
        <w:rPr>
          <w:rFonts w:hint="eastAsia"/>
          <w:sz w:val="21"/>
          <w:szCs w:val="21"/>
        </w:rPr>
        <w:t>模型的主要结构</w:t>
      </w:r>
    </w:p>
    <w:p w14:paraId="2D4F82FA">
      <w:pPr>
        <w:pStyle w:val="42"/>
        <w:ind w:firstLine="420" w:firstLineChars="200"/>
        <w:jc w:val="center"/>
      </w:pPr>
      <w:r>
        <w:rPr>
          <w:sz w:val="21"/>
          <w:szCs w:val="21"/>
        </w:rPr>
        <w:t xml:space="preserve">Figure 2-3 Overview architecture of BERT </w:t>
      </w:r>
      <w:r>
        <w:rPr>
          <w:rFonts w:hint="eastAsia"/>
          <w:sz w:val="21"/>
          <w:szCs w:val="21"/>
        </w:rPr>
        <w:t>model</w:t>
      </w:r>
    </w:p>
    <w:p w14:paraId="2A2619C7">
      <w:pPr>
        <w:pStyle w:val="42"/>
        <w:ind w:firstLine="480" w:firstLineChars="200"/>
      </w:pPr>
      <w:r>
        <w:rPr>
          <w:rFonts w:hint="eastAsia"/>
        </w:rPr>
        <w:t>如图2</w:t>
      </w:r>
      <w:r>
        <w:t>-3</w:t>
      </w:r>
      <w:r>
        <w:rPr>
          <w:rFonts w:hint="eastAsia"/>
        </w:rPr>
        <w:t>所示，Bert模型由多层的双向Transformer连接而成</w:t>
      </w:r>
      <w:r>
        <w:rPr>
          <w:rFonts w:hint="eastAsia"/>
          <w:vertAlign w:val="superscript"/>
        </w:rPr>
        <w:t>[</w:t>
      </w:r>
      <w:r>
        <w:rPr>
          <w:vertAlign w:val="superscript"/>
        </w:rPr>
        <w:t>46]</w:t>
      </w:r>
      <w:r>
        <w:rPr>
          <w:rFonts w:hint="eastAsia"/>
        </w:rPr>
        <w:t>。在每个时刻的计算都可以使用全部时刻的输入，而不是仅仅使用当前时刻以前的输入。</w:t>
      </w:r>
    </w:p>
    <w:p w14:paraId="76EB2026">
      <w:pPr>
        <w:pStyle w:val="42"/>
        <w:ind w:firstLine="480" w:firstLineChars="200"/>
      </w:pPr>
      <w:r>
        <w:rPr>
          <w:rFonts w:hint="eastAsia"/>
        </w:rPr>
        <w:t>最终通过微调预训练模型的方式，B</w:t>
      </w:r>
      <w:r>
        <w:t>ERT</w:t>
      </w:r>
      <w:r>
        <w:rPr>
          <w:rFonts w:hint="eastAsia"/>
        </w:rPr>
        <w:t>在11项自然语言处理任务上都取得了突出的成果</w:t>
      </w:r>
      <w:r>
        <w:rPr>
          <w:rFonts w:hint="eastAsia"/>
          <w:vertAlign w:val="superscript"/>
        </w:rPr>
        <w:t>[</w:t>
      </w:r>
      <w:r>
        <w:rPr>
          <w:vertAlign w:val="superscript"/>
        </w:rPr>
        <w:t>6]</w:t>
      </w:r>
      <w:r>
        <w:rPr>
          <w:rFonts w:hint="eastAsia"/>
        </w:rPr>
        <w:t>。</w:t>
      </w:r>
    </w:p>
    <w:p w14:paraId="069905A4">
      <w:pPr>
        <w:pStyle w:val="35"/>
        <w:spacing w:before="312" w:beforeLines="100" w:after="312" w:afterLines="100"/>
      </w:pPr>
      <w:bookmarkStart w:id="11" w:name="_Toc100932575"/>
      <w:r>
        <w:t xml:space="preserve">2.2 </w:t>
      </w:r>
      <w:r>
        <w:rPr>
          <w:rFonts w:hint="eastAsia"/>
        </w:rPr>
        <w:t>注意力机制</w:t>
      </w:r>
      <w:bookmarkEnd w:id="11"/>
    </w:p>
    <w:p w14:paraId="2EC182CF">
      <w:pPr>
        <w:pStyle w:val="42"/>
        <w:ind w:firstLine="480" w:firstLineChars="200"/>
      </w:pPr>
      <w:r>
        <w:rPr>
          <w:rFonts w:hint="eastAsia"/>
        </w:rPr>
        <w:t>在深度学习的过程中，模型往往处理大量的参数和数据，在运用于大规模数据的过程中，并不是每一个数据的重要程度都是完全相同的。好比是人类在完成一些特定任务的时候，会将注意力重点放在某些重要的事务上，在模型训练的特定的某个时刻，往往只有少量的特殊数据起到了更为重要的作用。基于上述的这些想法，学者们针对如何运用注意力机制使得深度学习模型更为有效地学习关键信息这一问题进行了大量的研究。</w:t>
      </w:r>
    </w:p>
    <w:p w14:paraId="12EA2F49">
      <w:pPr>
        <w:pStyle w:val="42"/>
        <w:ind w:firstLine="480" w:firstLineChars="200"/>
      </w:pPr>
      <w:r>
        <w:drawing>
          <wp:anchor distT="0" distB="0" distL="114300" distR="114300" simplePos="0" relativeHeight="251670528" behindDoc="0" locked="0" layoutInCell="1" allowOverlap="1">
            <wp:simplePos x="0" y="0"/>
            <wp:positionH relativeFrom="column">
              <wp:posOffset>765175</wp:posOffset>
            </wp:positionH>
            <wp:positionV relativeFrom="paragraph">
              <wp:posOffset>1277620</wp:posOffset>
            </wp:positionV>
            <wp:extent cx="3979545" cy="4446905"/>
            <wp:effectExtent l="0" t="0" r="254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979334" cy="4447081"/>
                    </a:xfrm>
                    <a:prstGeom prst="rect">
                      <a:avLst/>
                    </a:prstGeom>
                  </pic:spPr>
                </pic:pic>
              </a:graphicData>
            </a:graphic>
          </wp:anchor>
        </w:drawing>
      </w:r>
      <w:r>
        <w:rPr>
          <w:rFonts w:hint="eastAsia"/>
        </w:rPr>
        <w:t>注意力机制最初由</w:t>
      </w:r>
      <w:r>
        <w:t>Bahdanau</w:t>
      </w:r>
      <w:r>
        <w:rPr>
          <w:rFonts w:hint="eastAsia"/>
        </w:rPr>
        <w:t>等人</w:t>
      </w:r>
      <w:r>
        <w:rPr>
          <w:vertAlign w:val="superscript"/>
        </w:rPr>
        <w:t>[47]</w:t>
      </w:r>
      <w:r>
        <w:rPr>
          <w:rFonts w:hint="eastAsia"/>
        </w:rPr>
        <w:t>在机器翻译任务中提出。它打破了传统编码器-解码器结构依赖于内部定长向量的限制，在完成N</w:t>
      </w:r>
      <w:r>
        <w:t>LP</w:t>
      </w:r>
      <w:r>
        <w:rPr>
          <w:rFonts w:hint="eastAsia"/>
        </w:rPr>
        <w:t>任务的过程中，能够通过计算注意力向量a</w:t>
      </w:r>
      <w:r>
        <w:t>ttention value</w:t>
      </w:r>
      <w:r>
        <w:rPr>
          <w:rFonts w:hint="eastAsia"/>
        </w:rPr>
        <w:t>的方式调整不同词语的权重。计算注意力向量的具体方案如图2</w:t>
      </w:r>
      <w:r>
        <w:t>-4</w:t>
      </w:r>
      <w:r>
        <w:rPr>
          <w:rFonts w:hint="eastAsia"/>
        </w:rPr>
        <w:t>所示：</w:t>
      </w:r>
    </w:p>
    <w:p w14:paraId="5F64680D">
      <w:pPr>
        <w:pStyle w:val="42"/>
        <w:ind w:firstLine="420" w:firstLineChars="200"/>
        <w:jc w:val="center"/>
        <w:rPr>
          <w:sz w:val="21"/>
          <w:szCs w:val="21"/>
        </w:rPr>
      </w:pPr>
      <w:r>
        <w:rPr>
          <w:rFonts w:hint="eastAsia"/>
          <w:sz w:val="21"/>
          <w:szCs w:val="21"/>
        </w:rPr>
        <w:t>图2</w:t>
      </w:r>
      <w:r>
        <w:rPr>
          <w:sz w:val="21"/>
          <w:szCs w:val="21"/>
        </w:rPr>
        <w:t xml:space="preserve">-4 </w:t>
      </w:r>
      <w:r>
        <w:rPr>
          <w:rFonts w:hint="eastAsia"/>
          <w:sz w:val="21"/>
          <w:szCs w:val="21"/>
        </w:rPr>
        <w:t>注意力机制运作图</w:t>
      </w:r>
    </w:p>
    <w:p w14:paraId="29F898D6">
      <w:pPr>
        <w:pStyle w:val="42"/>
        <w:ind w:firstLine="420" w:firstLineChars="200"/>
        <w:jc w:val="center"/>
      </w:pPr>
      <w:r>
        <w:rPr>
          <w:sz w:val="21"/>
          <w:szCs w:val="21"/>
        </w:rPr>
        <w:t xml:space="preserve">Figure 2-4 Overview architecture of </w:t>
      </w:r>
      <w:r>
        <w:rPr>
          <w:rFonts w:hint="eastAsia"/>
          <w:sz w:val="21"/>
          <w:szCs w:val="21"/>
        </w:rPr>
        <w:t>a</w:t>
      </w:r>
      <w:r>
        <w:rPr>
          <w:sz w:val="21"/>
          <w:szCs w:val="21"/>
        </w:rPr>
        <w:t>ttention mechanism</w:t>
      </w:r>
    </w:p>
    <w:p w14:paraId="2E48D1B6">
      <w:pPr>
        <w:pStyle w:val="42"/>
        <w:ind w:firstLine="480" w:firstLineChars="200"/>
      </w:pPr>
      <w:r>
        <w:rPr>
          <w:rFonts w:hint="eastAsia"/>
        </w:rPr>
        <w:t>对于注意力机制，大致可以描述为，对于每一种特殊情况下的Query，对于一个键值对序列，我们的目标就是获取它们的重要程度，然后获取最终的注意力分布向量。具体的过程如图2</w:t>
      </w:r>
      <w:r>
        <w:t>-4</w:t>
      </w:r>
      <w:r>
        <w:rPr>
          <w:rFonts w:hint="eastAsia"/>
        </w:rPr>
        <w:t>所示，首先对于一个Query向量Q，每个键值对中的key和value也都对应一个向量，总共有m个键值对。首先计算Query和每一个key向量的相似</w:t>
      </w:r>
      <w:r>
        <mc:AlternateContent>
          <mc:Choice Requires="wps">
            <w:drawing>
              <wp:anchor distT="45720" distB="45720" distL="114300" distR="114300" simplePos="0" relativeHeight="251671552" behindDoc="1" locked="0" layoutInCell="1" allowOverlap="1">
                <wp:simplePos x="0" y="0"/>
                <wp:positionH relativeFrom="column">
                  <wp:posOffset>4680585</wp:posOffset>
                </wp:positionH>
                <wp:positionV relativeFrom="paragraph">
                  <wp:posOffset>1228725</wp:posOffset>
                </wp:positionV>
                <wp:extent cx="654685" cy="1404620"/>
                <wp:effectExtent l="0" t="0" r="0" b="635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4685" cy="1404620"/>
                        </a:xfrm>
                        <a:prstGeom prst="rect">
                          <a:avLst/>
                        </a:prstGeom>
                        <a:noFill/>
                        <a:ln w="9525">
                          <a:noFill/>
                          <a:miter lim="800000"/>
                        </a:ln>
                      </wps:spPr>
                      <wps:txbx>
                        <w:txbxContent>
                          <w:p w14:paraId="05E231D3">
                            <w:pPr>
                              <w:rPr>
                                <w:sz w:val="24"/>
                              </w:rPr>
                            </w:pPr>
                            <w:r>
                              <w:rPr>
                                <w:rFonts w:hint="eastAsia"/>
                                <w:sz w:val="24"/>
                              </w:rPr>
                              <w:t>（</w:t>
                            </w:r>
                            <w:r>
                              <w:rPr>
                                <w:sz w:val="24"/>
                              </w:rPr>
                              <w:t>2-3</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96.75pt;height:110.6pt;width:51.55pt;z-index:-251644928;mso-width-relative:page;mso-height-relative:margin;mso-height-percent:200;" filled="f" stroked="f" coordsize="21600,21600" o:gfxdata="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QAEco2QAAAAsBAAAPAAAAAAAAAAEAIAAAACIAAABkcnMvZG93bnJldi54bWxQSwECFAAUAAAA&#10;CACHTuJAbG7aJyYCAAAqBAAADgAAAAAAAAABACAAAAAoAQAAZHJzL2Uyb0RvYy54bWxQSwUGAAAA&#10;AAYABgBZAQAAwAUAAAAA&#10;">
                <v:fill on="f" focussize="0,0"/>
                <v:stroke on="f" miterlimit="8" joinstyle="miter"/>
                <v:imagedata o:title=""/>
                <o:lock v:ext="edit" aspectratio="f"/>
                <v:textbox style="mso-fit-shape-to-text:t;">
                  <w:txbxContent>
                    <w:p w14:paraId="05E231D3">
                      <w:pPr>
                        <w:rPr>
                          <w:sz w:val="24"/>
                        </w:rPr>
                      </w:pPr>
                      <w:r>
                        <w:rPr>
                          <w:rFonts w:hint="eastAsia"/>
                          <w:sz w:val="24"/>
                        </w:rPr>
                        <w:t>（</w:t>
                      </w:r>
                      <w:r>
                        <w:rPr>
                          <w:sz w:val="24"/>
                        </w:rPr>
                        <w:t>2-3</w:t>
                      </w:r>
                      <w:r>
                        <w:rPr>
                          <w:rFonts w:hint="eastAsia"/>
                          <w:sz w:val="24"/>
                        </w:rPr>
                        <w:t>）</w:t>
                      </w:r>
                    </w:p>
                  </w:txbxContent>
                </v:textbox>
              </v:shape>
            </w:pict>
          </mc:Fallback>
        </mc:AlternateContent>
      </w:r>
      <w:r>
        <w:rPr>
          <w:rFonts w:hint="eastAsia"/>
        </w:rPr>
        <w:t>度，如公式2</w:t>
      </w:r>
      <w:r>
        <w:t>-3</w:t>
      </w:r>
      <w:r>
        <w:rPr>
          <w:rFonts w:hint="eastAsia"/>
        </w:rPr>
        <w:t>所示：</w:t>
      </w:r>
    </w:p>
    <w:p w14:paraId="145F6397">
      <w:pPr>
        <w:pStyle w:val="42"/>
        <w:ind w:firstLine="480" w:firstLineChars="200"/>
      </w:pPr>
      <m:oMathPara>
        <m:oMath>
          <m:r>
            <m:rPr>
              <m:sty m:val="p"/>
            </m:rPr>
            <w:rPr>
              <w:rFonts w:hint="eastAsia" w:ascii="Cambria Math" w:hAnsi="Cambria Math"/>
            </w:rPr>
            <m:t>f</m:t>
          </m:r>
          <m:d>
            <m:dPr>
              <m:ctrlPr>
                <w:rPr>
                  <w:rFonts w:ascii="Cambria Math" w:hAnsi="Cambria Math"/>
                </w:rPr>
              </m:ctrlPr>
            </m:dPr>
            <m:e>
              <m:r>
                <m:rPr>
                  <m:sty m:val="p"/>
                </m:rPr>
                <w:rPr>
                  <w:rFonts w:ascii="Cambria Math" w:hAnsi="Cambria Math"/>
                </w:rPr>
                <m:t>Q,</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,i=1,2,…,m</m:t>
          </m:r>
        </m:oMath>
      </m:oMathPara>
    </w:p>
    <w:p w14:paraId="6BFEB962">
      <w:pPr>
        <w:pStyle w:val="42"/>
        <w:ind w:firstLine="480" w:firstLineChars="200"/>
      </w:pPr>
      <w:r>
        <mc:AlternateContent>
          <mc:Choice Requires="wps">
            <w:drawing>
              <wp:anchor distT="45720" distB="45720" distL="114300" distR="114300" simplePos="0" relativeHeight="251672576" behindDoc="1" locked="0" layoutInCell="1" allowOverlap="1">
                <wp:simplePos x="0" y="0"/>
                <wp:positionH relativeFrom="column">
                  <wp:posOffset>4676775</wp:posOffset>
                </wp:positionH>
                <wp:positionV relativeFrom="paragraph">
                  <wp:posOffset>471805</wp:posOffset>
                </wp:positionV>
                <wp:extent cx="654685" cy="1404620"/>
                <wp:effectExtent l="0" t="0" r="0" b="635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4685" cy="1404620"/>
                        </a:xfrm>
                        <a:prstGeom prst="rect">
                          <a:avLst/>
                        </a:prstGeom>
                        <a:noFill/>
                        <a:ln w="9525">
                          <a:noFill/>
                          <a:miter lim="800000"/>
                        </a:ln>
                      </wps:spPr>
                      <wps:txbx>
                        <w:txbxContent>
                          <w:p w14:paraId="37258DF8">
                            <w:pPr>
                              <w:rPr>
                                <w:sz w:val="24"/>
                              </w:rPr>
                            </w:pPr>
                            <w:r>
                              <w:rPr>
                                <w:rFonts w:hint="eastAsia"/>
                                <w:sz w:val="24"/>
                              </w:rPr>
                              <w:t>（</w:t>
                            </w:r>
                            <w:r>
                              <w:rPr>
                                <w:sz w:val="24"/>
                              </w:rPr>
                              <w:t>2-4</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25pt;margin-top:37.15pt;height:110.6pt;width:51.55pt;z-index:-251643904;mso-width-relative:page;mso-height-relative:margin;mso-height-percent:200;" filled="f" stroked="f" coordsize="21600,21600" o:gfxdata="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OBvn2gAAAAoBAAAPAAAAAAAAAAEAIAAAACIAAABkcnMvZG93bnJldi54bWxQSwECFAAUAAAA&#10;CACHTuJA6vAKEyUCAAAqBAAADgAAAAAAAAABACAAAAApAQAAZHJzL2Uyb0RvYy54bWxQSwUGAAAA&#10;AAYABgBZAQAAwAUAAAAA&#10;">
                <v:fill on="f" focussize="0,0"/>
                <v:stroke on="f" miterlimit="8" joinstyle="miter"/>
                <v:imagedata o:title=""/>
                <o:lock v:ext="edit" aspectratio="f"/>
                <v:textbox style="mso-fit-shape-to-text:t;">
                  <w:txbxContent>
                    <w:p w14:paraId="37258DF8">
                      <w:pPr>
                        <w:rPr>
                          <w:sz w:val="24"/>
                        </w:rPr>
                      </w:pPr>
                      <w:r>
                        <w:rPr>
                          <w:rFonts w:hint="eastAsia"/>
                          <w:sz w:val="24"/>
                        </w:rPr>
                        <w:t>（</w:t>
                      </w:r>
                      <w:r>
                        <w:rPr>
                          <w:sz w:val="24"/>
                        </w:rPr>
                        <w:t>2-4</w:t>
                      </w:r>
                      <w:r>
                        <w:rPr>
                          <w:rFonts w:hint="eastAsia"/>
                          <w:sz w:val="24"/>
                        </w:rPr>
                        <w:t>）</w:t>
                      </w:r>
                    </w:p>
                  </w:txbxContent>
                </v:textbox>
              </v:shape>
            </w:pict>
          </mc:Fallback>
        </mc:AlternateContent>
      </w:r>
      <w:r>
        <w:rPr>
          <w:rFonts w:hint="eastAsia"/>
        </w:rPr>
        <w:t>然后将每一个计算得到的相似度进行归一化，如公式2</w:t>
      </w:r>
      <w:r>
        <w:t>-4</w:t>
      </w:r>
      <w:r>
        <w:rPr>
          <w:rFonts w:hint="eastAsia"/>
        </w:rPr>
        <w:t>所示：</w:t>
      </w:r>
    </w:p>
    <w:p w14:paraId="517A3FE4">
      <w:pPr>
        <w:pStyle w:val="42"/>
        <w:ind w:firstLine="480" w:firstLineChars="200"/>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hint="eastAsia" w:ascii="Cambria Math" w:hAnsi="Cambria Math"/>
                </w:rPr>
                <m:t>i</m:t>
              </m:r>
              <m:ctrlPr>
                <w:rPr>
                  <w:rFonts w:ascii="Cambria Math" w:hAnsi="Cambria Math"/>
                </w:rPr>
              </m:ctrlPr>
            </m:sub>
          </m:sSub>
          <m:r>
            <m:rPr/>
            <w:rPr>
              <w:rFonts w:ascii="Cambria Math" w:hAnsi="Cambria Math"/>
            </w:rPr>
            <m:t>=</m:t>
          </m:r>
          <m:f>
            <m:fPr>
              <m:ctrlPr>
                <w:rPr>
                  <w:rFonts w:ascii="Cambria Math" w:hAnsi="Cambria Math"/>
                  <w:i/>
                </w:rPr>
              </m:ctrlPr>
            </m:fPr>
            <m:num>
              <m:sSup>
                <m:sSupPr>
                  <m:ctrlPr>
                    <w:rPr>
                      <w:rFonts w:ascii="Cambria Math" w:hAnsi="Cambria Math"/>
                      <w:i/>
                    </w:rPr>
                  </m:ctrlPr>
                </m:sSupPr>
                <m:e>
                  <m:r>
                    <m:rPr/>
                    <w:rPr>
                      <w:rFonts w:hint="eastAsia" w:ascii="Cambria Math" w:hAnsi="Cambria Math"/>
                    </w:rPr>
                    <m:t>e</m:t>
                  </m:r>
                  <m:ctrlPr>
                    <w:rPr>
                      <w:rFonts w:ascii="Cambria Math" w:hAnsi="Cambria Math"/>
                      <w:i/>
                    </w:rPr>
                  </m:ctrlPr>
                </m:e>
                <m:sup>
                  <m:r>
                    <m:rPr/>
                    <w:rPr>
                      <w:rFonts w:hint="eastAsia" w:ascii="Cambria Math" w:hAnsi="Cambria Math"/>
                    </w:rPr>
                    <m:t>f</m:t>
                  </m:r>
                  <m:r>
                    <m:rPr/>
                    <w:rPr>
                      <w:rFonts w:ascii="Cambria Math" w:hAnsi="Cambria Math"/>
                    </w:rPr>
                    <m:t>(Q,</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i/>
                    </w:rPr>
                  </m:ctrlPr>
                </m:sup>
              </m:sSup>
              <m:ctrlPr>
                <w:rPr>
                  <w:rFonts w:ascii="Cambria Math" w:hAnsi="Cambria Math"/>
                  <w:i/>
                </w:rPr>
              </m:ctrlPr>
            </m:num>
            <m:den>
              <m:nary>
                <m:naryPr>
                  <m:chr m:val="∑"/>
                  <m:limLoc m:val="subSup"/>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m</m:t>
                  </m:r>
                  <m:ctrlPr>
                    <w:rPr>
                      <w:rFonts w:ascii="Cambria Math" w:hAnsi="Cambria Math"/>
                      <w:i/>
                    </w:rPr>
                  </m:ctrlPr>
                </m:sup>
                <m:e>
                  <m:r>
                    <m:rPr/>
                    <w:rPr>
                      <w:rFonts w:ascii="Cambria Math" w:hAnsi="Cambria Math"/>
                    </w:rPr>
                    <m:t>f(Q,</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ctrlPr>
                    <w:rPr>
                      <w:rFonts w:ascii="Cambria Math" w:hAnsi="Cambria Math"/>
                      <w:i/>
                    </w:rPr>
                  </m:ctrlPr>
                </m:e>
              </m:nary>
              <m:ctrlPr>
                <w:rPr>
                  <w:rFonts w:ascii="Cambria Math" w:hAnsi="Cambria Math"/>
                  <w:i/>
                </w:rPr>
              </m:ctrlPr>
            </m:den>
          </m:f>
          <m:r>
            <m:rPr/>
            <w:rPr>
              <w:rFonts w:ascii="Cambria Math" w:hAnsi="Cambria Math"/>
            </w:rPr>
            <m:t>,</m:t>
          </m:r>
          <m:r>
            <m:rPr>
              <m:sty m:val="p"/>
            </m:rPr>
            <w:rPr>
              <w:rFonts w:ascii="Cambria Math" w:hAnsi="Cambria Math"/>
            </w:rPr>
            <m:t xml:space="preserve"> i=1,2,…,m</m:t>
          </m:r>
        </m:oMath>
      </m:oMathPara>
    </w:p>
    <w:p w14:paraId="793A01A8">
      <w:pPr>
        <w:pStyle w:val="42"/>
        <w:ind w:firstLine="480" w:firstLineChars="200"/>
      </w:pPr>
      <w:r>
        <w:rPr>
          <w:rFonts w:hint="eastAsia"/>
        </w:rPr>
        <w:t>最后通过对应的归一化后的权值与value向量加权相加，得到最终的注意力分布attention</w:t>
      </w:r>
      <w:r>
        <w:t xml:space="preserve"> </w:t>
      </w:r>
      <w:r>
        <w:rPr>
          <w:rFonts w:hint="eastAsia"/>
        </w:rPr>
        <w:t>value。总而言之，该向量中包含了序列中每一项在当前Query任务中的重要程度，因而可以以类似注意力的方式让模型学习到关键信息，忽略不重要的内容。</w:t>
      </w:r>
    </w:p>
    <w:p w14:paraId="29E1A55F">
      <w:pPr>
        <w:pStyle w:val="35"/>
        <w:spacing w:before="312" w:beforeLines="100" w:after="312" w:afterLines="100"/>
      </w:pPr>
      <w:bookmarkStart w:id="12" w:name="_Toc100932576"/>
      <w:r>
        <w:t xml:space="preserve">2.3 </w:t>
      </w:r>
      <w:r>
        <w:rPr>
          <w:rFonts w:hint="eastAsia"/>
        </w:rPr>
        <w:t>Capsule</w:t>
      </w:r>
      <w:r>
        <w:t>N</w:t>
      </w:r>
      <w:r>
        <w:rPr>
          <w:rFonts w:hint="eastAsia"/>
        </w:rPr>
        <w:t>et模型</w:t>
      </w:r>
      <w:bookmarkEnd w:id="12"/>
    </w:p>
    <w:p w14:paraId="56558BA0">
      <w:pPr>
        <w:pStyle w:val="42"/>
        <w:ind w:firstLine="480" w:firstLineChars="200"/>
      </w:pPr>
      <w:r>
        <w:rPr>
          <w:rFonts w:hint="eastAsia"/>
        </w:rPr>
        <w:t>在情感分析的过程中，如果能够引入微表情特征，进行有效的模态融合，就能提取到更为有效的情感信息，从而加强模型的效果。本文采用的微表情模型是用于微表情识别的CapsuleNet模型</w:t>
      </w:r>
      <w:r>
        <w:rPr>
          <w:rFonts w:hint="eastAsia"/>
          <w:vertAlign w:val="superscript"/>
        </w:rPr>
        <w:t>[</w:t>
      </w:r>
      <w:r>
        <w:rPr>
          <w:vertAlign w:val="superscript"/>
        </w:rPr>
        <w:t>16]</w:t>
      </w:r>
      <w:r>
        <w:rPr>
          <w:rFonts w:hint="eastAsia"/>
        </w:rPr>
        <w:t>。</w:t>
      </w:r>
    </w:p>
    <w:p w14:paraId="0E002B51">
      <w:pPr>
        <w:pStyle w:val="42"/>
        <w:ind w:firstLine="480" w:firstLineChars="200"/>
      </w:pPr>
      <w:r>
        <w:drawing>
          <wp:anchor distT="0" distB="0" distL="114300" distR="114300" simplePos="0" relativeHeight="251673600" behindDoc="0" locked="0" layoutInCell="1" allowOverlap="1">
            <wp:simplePos x="0" y="0"/>
            <wp:positionH relativeFrom="column">
              <wp:posOffset>384175</wp:posOffset>
            </wp:positionH>
            <wp:positionV relativeFrom="paragraph">
              <wp:posOffset>966470</wp:posOffset>
            </wp:positionV>
            <wp:extent cx="4885055" cy="2110105"/>
            <wp:effectExtent l="0" t="0" r="0" b="444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85055" cy="2110105"/>
                    </a:xfrm>
                    <a:prstGeom prst="rect">
                      <a:avLst/>
                    </a:prstGeom>
                  </pic:spPr>
                </pic:pic>
              </a:graphicData>
            </a:graphic>
          </wp:anchor>
        </w:drawing>
      </w:r>
      <w:r>
        <w:rPr>
          <w:rFonts w:hint="eastAsia"/>
        </w:rPr>
        <w:t>胶囊神经网络（CapsuleNet）是一种用于图像识别的模型结构，这种结构将称之为“胶囊”的结构添加到C</w:t>
      </w:r>
      <w:r>
        <w:t>NN</w:t>
      </w:r>
      <w:r>
        <w:rPr>
          <w:rFonts w:hint="eastAsia"/>
        </w:rPr>
        <w:t>中来模仿和接近生物的神经组织。单个胶囊的运算方式如图2</w:t>
      </w:r>
      <w:r>
        <w:t>-5</w:t>
      </w:r>
      <w:r>
        <w:rPr>
          <w:rFonts w:hint="eastAsia"/>
        </w:rPr>
        <w:t>所示：</w:t>
      </w:r>
    </w:p>
    <w:p w14:paraId="2DD54649">
      <w:pPr>
        <w:pStyle w:val="42"/>
        <w:ind w:firstLine="420" w:firstLineChars="200"/>
        <w:jc w:val="center"/>
        <w:rPr>
          <w:sz w:val="21"/>
          <w:szCs w:val="21"/>
        </w:rPr>
      </w:pPr>
      <w:r>
        <w:rPr>
          <w:rFonts w:hint="eastAsia"/>
          <w:sz w:val="21"/>
          <w:szCs w:val="21"/>
        </w:rPr>
        <w:t>图2</w:t>
      </w:r>
      <w:r>
        <w:rPr>
          <w:sz w:val="21"/>
          <w:szCs w:val="21"/>
        </w:rPr>
        <w:t xml:space="preserve">-5 </w:t>
      </w:r>
      <w:r>
        <w:rPr>
          <w:rFonts w:hint="eastAsia"/>
          <w:sz w:val="21"/>
          <w:szCs w:val="21"/>
        </w:rPr>
        <w:t>单个胶囊的运算方式</w:t>
      </w:r>
    </w:p>
    <w:p w14:paraId="7E774A26">
      <w:pPr>
        <w:pStyle w:val="42"/>
        <w:ind w:firstLine="420" w:firstLineChars="200"/>
        <w:jc w:val="center"/>
      </w:pPr>
      <w:r>
        <w:rPr>
          <w:sz w:val="21"/>
          <w:szCs w:val="21"/>
        </w:rPr>
        <w:t>Figure 2-5 Operation mode of single capsule</w:t>
      </w:r>
    </w:p>
    <w:p w14:paraId="7BFC8918">
      <w:pPr>
        <w:pStyle w:val="42"/>
        <w:ind w:firstLine="480" w:firstLineChars="200"/>
      </w:pPr>
      <w:r>
        <w:rPr>
          <w:rFonts w:hint="eastAsia"/>
        </w:rPr>
        <w:t>与C</w:t>
      </w:r>
      <w:r>
        <w:t>NN</w:t>
      </w:r>
      <w:r>
        <w:rPr>
          <w:rFonts w:hint="eastAsia"/>
        </w:rPr>
        <w:t>中的传统神经元不同，胶囊神经网络中的胶囊采取的输入是向量，且有一套特殊的运算机制。如图2</w:t>
      </w:r>
      <w:r>
        <w:t>-5</w:t>
      </w:r>
      <w:r>
        <w:rPr>
          <w:rFonts w:hint="eastAsia"/>
        </w:rPr>
        <w:t>所示，假设输入V</w:t>
      </w:r>
      <w:r>
        <w:rPr>
          <w:vertAlign w:val="subscript"/>
        </w:rPr>
        <w:t>1</w:t>
      </w:r>
      <w:r>
        <w:rPr>
          <w:rFonts w:hint="eastAsia"/>
        </w:rPr>
        <w:t>和V</w:t>
      </w:r>
      <w:r>
        <w:rPr>
          <w:vertAlign w:val="subscript"/>
        </w:rPr>
        <w:t>2</w:t>
      </w:r>
      <w:r>
        <w:rPr>
          <w:rFonts w:hint="eastAsia"/>
        </w:rPr>
        <w:t>分别来自上一层得到的Capsule胶囊，那么单个胶囊的运算方式如下文所示。</w:t>
      </w:r>
    </w:p>
    <w:p w14:paraId="1A796F0D">
      <w:pPr>
        <w:pStyle w:val="42"/>
        <w:ind w:firstLine="480" w:firstLineChars="200"/>
      </w:pPr>
      <w:r>
        <mc:AlternateContent>
          <mc:Choice Requires="wps">
            <w:drawing>
              <wp:anchor distT="45720" distB="45720" distL="114300" distR="114300" simplePos="0" relativeHeight="251674624" behindDoc="1" locked="0" layoutInCell="1" allowOverlap="1">
                <wp:simplePos x="0" y="0"/>
                <wp:positionH relativeFrom="column">
                  <wp:posOffset>4680585</wp:posOffset>
                </wp:positionH>
                <wp:positionV relativeFrom="paragraph">
                  <wp:posOffset>1906905</wp:posOffset>
                </wp:positionV>
                <wp:extent cx="654685" cy="1404620"/>
                <wp:effectExtent l="0" t="0" r="0" b="635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4685" cy="1404620"/>
                        </a:xfrm>
                        <a:prstGeom prst="rect">
                          <a:avLst/>
                        </a:prstGeom>
                        <a:noFill/>
                        <a:ln w="9525">
                          <a:noFill/>
                          <a:miter lim="800000"/>
                        </a:ln>
                      </wps:spPr>
                      <wps:txbx>
                        <w:txbxContent>
                          <w:p w14:paraId="42001017">
                            <w:pPr>
                              <w:rPr>
                                <w:sz w:val="24"/>
                              </w:rPr>
                            </w:pPr>
                            <w:r>
                              <w:rPr>
                                <w:rFonts w:hint="eastAsia"/>
                                <w:sz w:val="24"/>
                              </w:rPr>
                              <w:t>（</w:t>
                            </w:r>
                            <w:r>
                              <w:rPr>
                                <w:sz w:val="24"/>
                              </w:rPr>
                              <w:t>2-5</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150.15pt;height:110.6pt;width:51.55pt;z-index:-251641856;mso-width-relative:page;mso-height-relative:margin;mso-height-percent:200;" filled="f" stroked="f" coordsize="21600,21600" o:gfxdata="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XMM8w2QAAAAsBAAAPAAAAAAAAAAEAIAAAACIAAABkcnMvZG93bnJldi54bWxQSwECFAAUAAAA&#10;CACHTuJARfj6QyYCAAAqBAAADgAAAAAAAAABACAAAAAoAQAAZHJzL2Uyb0RvYy54bWxQSwUGAAAA&#10;AAYABgBZAQAAwAUAAAAA&#10;">
                <v:fill on="f" focussize="0,0"/>
                <v:stroke on="f" miterlimit="8" joinstyle="miter"/>
                <v:imagedata o:title=""/>
                <o:lock v:ext="edit" aspectratio="f"/>
                <v:textbox style="mso-fit-shape-to-text:t;">
                  <w:txbxContent>
                    <w:p w14:paraId="42001017">
                      <w:pPr>
                        <w:rPr>
                          <w:sz w:val="24"/>
                        </w:rPr>
                      </w:pPr>
                      <w:r>
                        <w:rPr>
                          <w:rFonts w:hint="eastAsia"/>
                          <w:sz w:val="24"/>
                        </w:rPr>
                        <w:t>（</w:t>
                      </w:r>
                      <w:r>
                        <w:rPr>
                          <w:sz w:val="24"/>
                        </w:rPr>
                        <w:t>2-5</w:t>
                      </w:r>
                      <w:r>
                        <w:rPr>
                          <w:rFonts w:hint="eastAsia"/>
                          <w:sz w:val="24"/>
                        </w:rPr>
                        <w:t>）</w:t>
                      </w:r>
                    </w:p>
                  </w:txbxContent>
                </v:textbox>
              </v:shape>
            </w:pict>
          </mc:Fallback>
        </mc:AlternateContent>
      </w:r>
      <w:r>
        <w:rPr>
          <w:rFonts w:hint="eastAsia"/>
        </w:rPr>
        <w:t>首先对输入的向量V</w:t>
      </w:r>
      <w:r>
        <w:rPr>
          <w:vertAlign w:val="subscript"/>
        </w:rPr>
        <w:t>1</w:t>
      </w:r>
      <w:r>
        <w:rPr>
          <w:rFonts w:hint="eastAsia"/>
        </w:rPr>
        <w:t>和V</w:t>
      </w:r>
      <w:r>
        <w:rPr>
          <w:vertAlign w:val="subscript"/>
        </w:rPr>
        <w:t>2</w:t>
      </w:r>
      <w:r>
        <w:rPr>
          <w:rFonts w:hint="eastAsia"/>
        </w:rPr>
        <w:t>，对它分别乘上W</w:t>
      </w:r>
      <w:r>
        <w:rPr>
          <w:vertAlign w:val="subscript"/>
        </w:rPr>
        <w:t>1</w:t>
      </w:r>
      <w:r>
        <w:rPr>
          <w:rFonts w:hint="eastAsia"/>
        </w:rPr>
        <w:t>和W</w:t>
      </w:r>
      <w:r>
        <w:rPr>
          <w:vertAlign w:val="subscript"/>
        </w:rPr>
        <w:t>2</w:t>
      </w:r>
      <w:r>
        <w:rPr>
          <w:rFonts w:hint="eastAsia"/>
        </w:rPr>
        <w:t>得到新的u</w:t>
      </w:r>
      <w:r>
        <w:rPr>
          <w:vertAlign w:val="subscript"/>
        </w:rPr>
        <w:t>1</w:t>
      </w:r>
      <w:r>
        <w:rPr>
          <w:rFonts w:hint="eastAsia"/>
        </w:rPr>
        <w:t>和u</w:t>
      </w:r>
      <w:r>
        <w:rPr>
          <w:vertAlign w:val="subscript"/>
        </w:rPr>
        <w:t>2</w:t>
      </w:r>
      <w:r>
        <w:rPr>
          <w:rFonts w:hint="eastAsia"/>
        </w:rPr>
        <w:t>；然后对输入向量进行加权加和；接着通过一个特定的函数Squash函数得到结果，该结果就是本次胶囊运算的输出</w:t>
      </w:r>
      <w:r>
        <w:t>V</w:t>
      </w:r>
      <w:r>
        <w:rPr>
          <w:rFonts w:hint="eastAsia"/>
        </w:rPr>
        <w:t>，可以作为下一个Capsule胶囊的输出。以上这个过程可以使用公式2</w:t>
      </w:r>
      <w:r>
        <w:t>-5</w:t>
      </w:r>
      <w:r>
        <w:rPr>
          <w:rFonts w:hint="eastAsia"/>
        </w:rPr>
        <w:t>进行描述：</w:t>
      </w:r>
    </w:p>
    <w:p w14:paraId="38192C3D">
      <w:pPr>
        <w:pStyle w:val="42"/>
        <w:ind w:firstLine="480" w:firstLineChars="200"/>
      </w:pPr>
      <m:oMathPara>
        <m:oMathParaPr>
          <m:jc m:val="center"/>
        </m:oMathPara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 xml:space="preserve">1       </m:t>
              </m:r>
              <m:ctrlPr>
                <w:rPr>
                  <w:rFonts w:ascii="Cambria Math" w:hAnsi="Cambria Math"/>
                  <w:i/>
                </w:rPr>
              </m:ctrlPr>
            </m:sub>
          </m:s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 xml:space="preserve">2 </m:t>
              </m:r>
              <m:ctrlPr>
                <w:rPr>
                  <w:rFonts w:ascii="Cambria Math" w:hAnsi="Cambria Math"/>
                  <w:i/>
                </w:rPr>
              </m:ctrlPr>
            </m:sub>
          </m:sSub>
        </m:oMath>
      </m:oMathPara>
    </w:p>
    <w:p w14:paraId="2C7361A6">
      <w:pPr>
        <w:pStyle w:val="42"/>
        <w:ind w:firstLine="480" w:firstLineChars="200"/>
      </w:pPr>
      <m:oMathPara>
        <m:oMath>
          <m:r>
            <m:rPr>
              <m:sty m:val="p"/>
            </m:rPr>
            <w:rPr>
              <w:rFonts w:ascii="Cambria Math" w:hAnsi="Cambria Math"/>
            </w:rPr>
            <m:t>s=</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2</m:t>
              </m:r>
              <m:ctrlPr>
                <w:rPr>
                  <w:rFonts w:ascii="Cambria Math" w:hAnsi="Cambria Math"/>
                  <w:i/>
                </w:rPr>
              </m:ctrlPr>
            </m:sub>
          </m:sSub>
        </m:oMath>
      </m:oMathPara>
    </w:p>
    <w:p w14:paraId="6CD429C3">
      <w:pPr>
        <w:pStyle w:val="42"/>
        <w:ind w:firstLine="480" w:firstLineChars="200"/>
      </w:pPr>
      <m:oMathPara>
        <m:oMath>
          <m:r>
            <m:rPr>
              <m:sty m:val="p"/>
            </m:rPr>
            <w:rPr>
              <w:rFonts w:ascii="Cambria Math" w:hAnsi="Cambria Math"/>
            </w:rPr>
            <m:t>V=</m:t>
          </m:r>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s</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num>
            <m:den>
              <m:r>
                <m:rP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s</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den>
          </m:f>
          <m:f>
            <m:fPr>
              <m:ctrlPr>
                <w:rPr>
                  <w:rFonts w:ascii="Cambria Math" w:hAnsi="Cambria Math"/>
                  <w:i/>
                </w:rPr>
              </m:ctrlPr>
            </m:fPr>
            <m:num>
              <m:r>
                <m:rPr/>
                <w:rPr>
                  <w:rFonts w:ascii="Cambria Math" w:hAnsi="Cambria Math"/>
                </w:rPr>
                <m:t>s</m:t>
              </m:r>
              <m:ctrlPr>
                <w:rPr>
                  <w:rFonts w:ascii="Cambria Math" w:hAnsi="Cambria Math"/>
                  <w:i/>
                </w:rPr>
              </m:ctrlPr>
            </m:num>
            <m:den>
              <m:d>
                <m:dPr>
                  <m:begChr m:val="‖"/>
                  <m:endChr m:val="‖"/>
                  <m:ctrlPr>
                    <w:rPr>
                      <w:rFonts w:ascii="Cambria Math" w:hAnsi="Cambria Math"/>
                      <w:i/>
                    </w:rPr>
                  </m:ctrlPr>
                </m:dPr>
                <m:e>
                  <m:r>
                    <m:rPr/>
                    <w:rPr>
                      <w:rFonts w:ascii="Cambria Math" w:hAnsi="Cambria Math"/>
                    </w:rPr>
                    <m:t>s</m:t>
                  </m:r>
                  <m:ctrlPr>
                    <w:rPr>
                      <w:rFonts w:ascii="Cambria Math" w:hAnsi="Cambria Math"/>
                      <w:i/>
                    </w:rPr>
                  </m:ctrlPr>
                </m:e>
              </m:d>
              <m:ctrlPr>
                <w:rPr>
                  <w:rFonts w:ascii="Cambria Math" w:hAnsi="Cambria Math"/>
                  <w:i/>
                </w:rPr>
              </m:ctrlPr>
            </m:den>
          </m:f>
        </m:oMath>
      </m:oMathPara>
    </w:p>
    <w:p w14:paraId="18971FA2">
      <w:pPr>
        <w:pStyle w:val="42"/>
        <w:ind w:firstLine="480" w:firstLineChars="200"/>
      </w:pPr>
      <w:r>
        <w:drawing>
          <wp:anchor distT="0" distB="0" distL="114300" distR="114300" simplePos="0" relativeHeight="251675648" behindDoc="0" locked="0" layoutInCell="1" allowOverlap="1">
            <wp:simplePos x="0" y="0"/>
            <wp:positionH relativeFrom="column">
              <wp:posOffset>-13335</wp:posOffset>
            </wp:positionH>
            <wp:positionV relativeFrom="paragraph">
              <wp:posOffset>1000760</wp:posOffset>
            </wp:positionV>
            <wp:extent cx="5579745" cy="1842770"/>
            <wp:effectExtent l="0" t="0" r="1905" b="508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79745" cy="1842770"/>
                    </a:xfrm>
                    <a:prstGeom prst="rect">
                      <a:avLst/>
                    </a:prstGeom>
                  </pic:spPr>
                </pic:pic>
              </a:graphicData>
            </a:graphic>
          </wp:anchor>
        </w:drawing>
      </w:r>
      <w:r>
        <w:rPr>
          <w:rFonts w:hint="eastAsia"/>
        </w:rPr>
        <w:t>从模型整体的结构来看，CapsuleNet模型的结构如图2</w:t>
      </w:r>
      <w:r>
        <w:t>-6</w:t>
      </w:r>
      <w:r>
        <w:rPr>
          <w:rFonts w:hint="eastAsia"/>
        </w:rPr>
        <w:t>所示。从图中可以看到，该模型主要分为三个部分：卷积层(Conv)、主胶囊层(PrimaryCaps)和数字胶囊层(DigitCaps</w:t>
      </w:r>
      <w:r>
        <w:t>)</w:t>
      </w:r>
      <w:r>
        <w:rPr>
          <w:rFonts w:hint="eastAsia"/>
        </w:rPr>
        <w:t>。</w:t>
      </w:r>
    </w:p>
    <w:p w14:paraId="3AB7A4A4">
      <w:pPr>
        <w:pStyle w:val="42"/>
        <w:ind w:firstLine="420" w:firstLineChars="200"/>
        <w:jc w:val="center"/>
        <w:rPr>
          <w:sz w:val="21"/>
          <w:szCs w:val="21"/>
        </w:rPr>
      </w:pPr>
      <w:r>
        <w:rPr>
          <w:rFonts w:hint="eastAsia"/>
          <w:sz w:val="21"/>
          <w:szCs w:val="21"/>
        </w:rPr>
        <w:t>图2</w:t>
      </w:r>
      <w:r>
        <w:rPr>
          <w:sz w:val="21"/>
          <w:szCs w:val="21"/>
        </w:rPr>
        <w:t xml:space="preserve">-6 </w:t>
      </w:r>
      <w:r>
        <w:rPr>
          <w:rFonts w:hint="eastAsia"/>
          <w:sz w:val="21"/>
          <w:szCs w:val="21"/>
        </w:rPr>
        <w:t>胶囊网络的模型结构</w:t>
      </w:r>
    </w:p>
    <w:p w14:paraId="74B857AC">
      <w:pPr>
        <w:pStyle w:val="42"/>
        <w:ind w:firstLine="420" w:firstLineChars="200"/>
        <w:jc w:val="center"/>
      </w:pPr>
      <w:r>
        <w:rPr>
          <w:sz w:val="21"/>
          <w:szCs w:val="21"/>
        </w:rPr>
        <w:t xml:space="preserve">Figure 2-6 Overview architecture of </w:t>
      </w:r>
      <w:r>
        <w:rPr>
          <w:rFonts w:hint="eastAsia"/>
          <w:sz w:val="21"/>
          <w:szCs w:val="21"/>
        </w:rPr>
        <w:t>the</w:t>
      </w:r>
      <w:r>
        <w:rPr>
          <w:sz w:val="21"/>
          <w:szCs w:val="21"/>
        </w:rPr>
        <w:t xml:space="preserve"> </w:t>
      </w:r>
      <w:r>
        <w:rPr>
          <w:rFonts w:hint="eastAsia"/>
          <w:sz w:val="21"/>
          <w:szCs w:val="21"/>
        </w:rPr>
        <w:t>capsule</w:t>
      </w:r>
      <w:r>
        <w:rPr>
          <w:sz w:val="21"/>
          <w:szCs w:val="21"/>
        </w:rPr>
        <w:t xml:space="preserve"> </w:t>
      </w:r>
      <w:r>
        <w:rPr>
          <w:rFonts w:hint="eastAsia"/>
          <w:sz w:val="21"/>
          <w:szCs w:val="21"/>
        </w:rPr>
        <w:t>network</w:t>
      </w:r>
    </w:p>
    <w:p w14:paraId="70D28AA3">
      <w:pPr>
        <w:pStyle w:val="42"/>
        <w:ind w:firstLine="480" w:firstLineChars="200"/>
      </w:pPr>
      <w:r>
        <w:rPr>
          <w:rFonts w:hint="eastAsia"/>
        </w:rPr>
        <w:t>在卷积层中，胶囊网络对于原始图片数据做卷积操作，从而能够粗略地提取一些图片的特征。从第二层开始，由上一层卷积得到的</w:t>
      </w:r>
      <w:r>
        <w:t>6*6*256</w:t>
      </w:r>
      <w:r>
        <w:rPr>
          <w:rFonts w:hint="eastAsia"/>
        </w:rPr>
        <w:t>维度特征被排布成3</w:t>
      </w:r>
      <w:r>
        <w:t>2</w:t>
      </w:r>
      <w:r>
        <w:rPr>
          <w:rFonts w:hint="eastAsia"/>
        </w:rPr>
        <w:t>个channel的胶囊，每个胶囊是8维的。最后使用路由选择算法生成最后一层，即图中所示的Digit</w:t>
      </w:r>
      <w:r>
        <w:t>C</w:t>
      </w:r>
      <w:r>
        <w:rPr>
          <w:rFonts w:hint="eastAsia"/>
        </w:rPr>
        <w:t>aps。在这一层中包含了1</w:t>
      </w:r>
      <w:r>
        <w:t>6</w:t>
      </w:r>
      <w:r>
        <w:rPr>
          <w:rFonts w:hint="eastAsia"/>
        </w:rPr>
        <w:t>个1</w:t>
      </w:r>
      <w:r>
        <w:t>6</w:t>
      </w:r>
      <w:r>
        <w:rPr>
          <w:rFonts w:hint="eastAsia"/>
        </w:rPr>
        <w:t>维的胶囊，每个胶囊接收来自上一层所有CapsuleNet的输入。最终抽取得到的特征完成特定的任务。</w:t>
      </w:r>
    </w:p>
    <w:p w14:paraId="236129DD">
      <w:pPr>
        <w:pStyle w:val="35"/>
        <w:spacing w:before="312" w:beforeLines="100" w:after="312" w:afterLines="100"/>
      </w:pPr>
      <w:bookmarkStart w:id="13" w:name="_Toc100932577"/>
      <w:r>
        <w:t xml:space="preserve">2.4 </w:t>
      </w:r>
      <w:r>
        <w:rPr>
          <w:rFonts w:hint="eastAsia"/>
        </w:rPr>
        <w:t>本章小结</w:t>
      </w:r>
      <w:bookmarkEnd w:id="13"/>
    </w:p>
    <w:p w14:paraId="67D06AC9">
      <w:pPr>
        <w:pStyle w:val="42"/>
        <w:ind w:firstLine="480" w:firstLineChars="200"/>
      </w:pPr>
      <w:r>
        <w:rPr>
          <w:rFonts w:hint="eastAsia"/>
        </w:rPr>
        <w:t>本章首先介绍了预训练的意义和作用，并且介绍了目前常用的一些预训练模型，包括本文将会使用的B</w:t>
      </w:r>
      <w:r>
        <w:t>ERT</w:t>
      </w:r>
      <w:r>
        <w:rPr>
          <w:rFonts w:hint="eastAsia"/>
        </w:rPr>
        <w:t>预训练模型。</w:t>
      </w:r>
    </w:p>
    <w:p w14:paraId="6A169BC7">
      <w:pPr>
        <w:pStyle w:val="42"/>
        <w:ind w:firstLine="480" w:firstLineChars="200"/>
      </w:pPr>
      <w:r>
        <w:rPr>
          <w:rFonts w:hint="eastAsia"/>
        </w:rPr>
        <w:t>接着，重点介绍了注意力机制的具体过程。通过注意力机制可以计算序列数据中的每一项分别的权重，以此根据可以使得模型重点关注那些重点的内容，而选择性的忽略一些与任务无关的词语或者内容。</w:t>
      </w:r>
    </w:p>
    <w:p w14:paraId="0CDD5402">
      <w:pPr>
        <w:pStyle w:val="42"/>
      </w:pPr>
      <w:r>
        <w:tab/>
      </w:r>
      <w:r>
        <w:rPr>
          <w:rFonts w:hint="eastAsia"/>
        </w:rPr>
        <w:t>最后，本章在2</w:t>
      </w:r>
      <w:r>
        <w:t>.3</w:t>
      </w:r>
      <w:r>
        <w:rPr>
          <w:rFonts w:hint="eastAsia"/>
        </w:rPr>
        <w:t>节介绍了Capsule</w:t>
      </w:r>
      <w:r>
        <w:t>N</w:t>
      </w:r>
      <w:r>
        <w:rPr>
          <w:rFonts w:hint="eastAsia"/>
        </w:rPr>
        <w:t>et模型结构。在本文进行多模态情感分析的模型构建中，需要用到该模型用于提取图像中的微表情特征作为一种模态特征输入模型。CapsuleNet模型采用向量的方式输入特征，并且通过“胶囊”代替传统的神经元进行计算。同时该节还重点介绍了胶囊运算的新模式和CapsuleNet网络的架构。</w:t>
      </w:r>
    </w:p>
    <w:p w14:paraId="4CAD4433">
      <w:pPr>
        <w:pStyle w:val="42"/>
      </w:pPr>
    </w:p>
    <w:p w14:paraId="3F837CF4">
      <w:pPr>
        <w:widowControl/>
        <w:jc w:val="left"/>
        <w:rPr>
          <w:kern w:val="0"/>
          <w:sz w:val="24"/>
        </w:rPr>
      </w:pPr>
      <w:r>
        <w:br w:type="page"/>
      </w:r>
    </w:p>
    <w:p w14:paraId="0E141EDF">
      <w:pPr>
        <w:spacing w:before="340" w:after="330" w:line="578" w:lineRule="auto"/>
        <w:jc w:val="center"/>
        <w:outlineLvl w:val="0"/>
        <w:rPr>
          <w:rFonts w:eastAsia="黑体"/>
          <w:b/>
          <w:sz w:val="32"/>
          <w:szCs w:val="32"/>
        </w:rPr>
      </w:pPr>
      <w:bookmarkStart w:id="14" w:name="_Toc100932578"/>
      <w:bookmarkStart w:id="15" w:name="_Toc135816539"/>
      <w:bookmarkStart w:id="16" w:name="_Toc135817012"/>
      <w:bookmarkStart w:id="17" w:name="_Toc136438658"/>
      <w:bookmarkStart w:id="18" w:name="_Toc136438761"/>
      <w:r>
        <w:rPr>
          <w:rFonts w:eastAsia="黑体"/>
          <w:b/>
          <w:sz w:val="32"/>
          <w:szCs w:val="32"/>
        </w:rPr>
        <w:t>3</w:t>
      </w:r>
      <w:r>
        <w:rPr>
          <w:rFonts w:hint="eastAsia" w:eastAsia="黑体"/>
          <w:b/>
          <w:sz w:val="32"/>
          <w:szCs w:val="32"/>
        </w:rPr>
        <w:t xml:space="preserve"> 融合微表情特征的C</w:t>
      </w:r>
      <w:r>
        <w:rPr>
          <w:rFonts w:eastAsia="黑体"/>
          <w:b/>
          <w:sz w:val="32"/>
          <w:szCs w:val="32"/>
        </w:rPr>
        <w:t>M-BERT</w:t>
      </w:r>
      <w:r>
        <w:rPr>
          <w:rFonts w:hint="eastAsia" w:eastAsia="黑体"/>
          <w:b/>
          <w:sz w:val="32"/>
          <w:szCs w:val="32"/>
        </w:rPr>
        <w:t>模型结构</w:t>
      </w:r>
      <w:bookmarkEnd w:id="14"/>
    </w:p>
    <w:p w14:paraId="0AF72EBA">
      <w:pPr>
        <w:pStyle w:val="42"/>
        <w:ind w:firstLine="480" w:firstLineChars="200"/>
      </w:pPr>
      <w:r>
        <w:rPr>
          <w:rFonts w:hint="eastAsia"/>
        </w:rPr>
        <w:t>本章将主要介绍本文提出的一种基于C</w:t>
      </w:r>
      <w:r>
        <w:t>M-BERT</w:t>
      </w:r>
      <w:r>
        <w:rPr>
          <w:rFonts w:hint="eastAsia"/>
        </w:rPr>
        <w:t>模型，融合微表情模态信息的用于多模态情感分析的模型结构。该模型能从数据集中抽象出文本特征、音频特征、图像中的人脸特征和微表情特征，并结合三个模态的信息，微调预训练B</w:t>
      </w:r>
      <w:r>
        <w:t>ERT</w:t>
      </w:r>
      <w:r>
        <w:rPr>
          <w:rFonts w:hint="eastAsia"/>
        </w:rPr>
        <w:t>模型。</w:t>
      </w:r>
    </w:p>
    <w:p w14:paraId="17A96C57">
      <w:pPr>
        <w:pStyle w:val="42"/>
        <w:ind w:firstLine="480" w:firstLineChars="200"/>
      </w:pPr>
      <w:r>
        <w:rPr>
          <w:rFonts w:hint="eastAsia"/>
        </w:rPr>
        <w:t>本章的3</w:t>
      </w:r>
      <w:r>
        <w:t>.2</w:t>
      </w:r>
      <w:r>
        <w:rPr>
          <w:rFonts w:hint="eastAsia"/>
        </w:rPr>
        <w:t>节阐述了模型的总体结构；而在3</w:t>
      </w:r>
      <w:r>
        <w:t>.3</w:t>
      </w:r>
      <w:r>
        <w:rPr>
          <w:rFonts w:hint="eastAsia"/>
        </w:rPr>
        <w:t>节和3</w:t>
      </w:r>
      <w:r>
        <w:t>.4</w:t>
      </w:r>
      <w:r>
        <w:rPr>
          <w:rFonts w:hint="eastAsia"/>
        </w:rPr>
        <w:t>节则会重点阐述模型中的两个重点模块，分别介绍提取微表情的</w:t>
      </w:r>
      <w:r>
        <w:t>CapsuleNet</w:t>
      </w:r>
      <w:r>
        <w:rPr>
          <w:rFonts w:hint="eastAsia"/>
        </w:rPr>
        <w:t>模块和多模态特征融合的关键技术：跨模态注意力融合层结构的实现；最后，在3</w:t>
      </w:r>
      <w:r>
        <w:t>.5</w:t>
      </w:r>
      <w:r>
        <w:rPr>
          <w:rFonts w:hint="eastAsia"/>
        </w:rPr>
        <w:t>节我们展示了我们使用模型的伪代码。</w:t>
      </w:r>
    </w:p>
    <w:p w14:paraId="7F35B47D">
      <w:pPr>
        <w:pStyle w:val="35"/>
        <w:spacing w:before="312" w:beforeLines="100" w:after="312" w:afterLines="100"/>
      </w:pPr>
      <w:bookmarkStart w:id="19" w:name="_Toc100932579"/>
      <w:r>
        <w:t xml:space="preserve">3.1 </w:t>
      </w:r>
      <w:r>
        <w:rPr>
          <w:rFonts w:hint="eastAsia"/>
        </w:rPr>
        <w:t>问题定义</w:t>
      </w:r>
      <w:bookmarkEnd w:id="19"/>
    </w:p>
    <w:p w14:paraId="0991D67E">
      <w:pPr>
        <w:pStyle w:val="42"/>
      </w:pPr>
      <w:r>
        <w:tab/>
      </w:r>
      <w:r>
        <w:rPr>
          <w:rFonts w:hint="eastAsia"/>
        </w:rPr>
        <w:t>对于本文讨论的多模态情感分析问题而言，给定一个长度为n的文本序列T</w:t>
      </w:r>
      <w:r>
        <w:t>=[T</w:t>
      </w:r>
      <w:r>
        <w:rPr>
          <w:vertAlign w:val="subscript"/>
        </w:rPr>
        <w:t>1</w:t>
      </w:r>
      <w:r>
        <w:t>,T</w:t>
      </w:r>
      <w:r>
        <w:rPr>
          <w:vertAlign w:val="subscript"/>
        </w:rPr>
        <w:t>2</w:t>
      </w:r>
      <w:r>
        <w:t>,…T</w:t>
      </w:r>
      <w:r>
        <w:rPr>
          <w:rFonts w:hint="eastAsia"/>
          <w:vertAlign w:val="subscript"/>
        </w:rPr>
        <w:t>n</w:t>
      </w:r>
      <w:r>
        <w:t>]</w:t>
      </w:r>
      <w:r>
        <w:rPr>
          <w:rFonts w:hint="eastAsia"/>
        </w:rPr>
        <w:t>，如果将该序列放入</w:t>
      </w:r>
      <w:r>
        <w:t>BERT</w:t>
      </w:r>
      <w:r>
        <w:rPr>
          <w:rFonts w:hint="eastAsia"/>
        </w:rPr>
        <w:t>模型中进行解码后，会得到长度为n+</w:t>
      </w:r>
      <w:r>
        <w:t>1</w:t>
      </w:r>
      <w:r>
        <w:rPr>
          <w:rFonts w:hint="eastAsia"/>
        </w:rPr>
        <w:t>的文本特征序列X</w:t>
      </w:r>
      <w:r>
        <w:rPr>
          <w:rFonts w:hint="eastAsia"/>
          <w:vertAlign w:val="subscript"/>
        </w:rPr>
        <w:t>t</w:t>
      </w:r>
      <w:r>
        <w:t>=[E</w:t>
      </w:r>
      <w:r>
        <w:rPr>
          <w:vertAlign w:val="subscript"/>
        </w:rPr>
        <w:t>[CLS]</w:t>
      </w:r>
      <w:r>
        <w:t>, E</w:t>
      </w:r>
      <w:r>
        <w:rPr>
          <w:vertAlign w:val="subscript"/>
        </w:rPr>
        <w:t>1</w:t>
      </w:r>
      <w:r>
        <w:t>,E</w:t>
      </w:r>
      <w:r>
        <w:rPr>
          <w:vertAlign w:val="subscript"/>
        </w:rPr>
        <w:t>2</w:t>
      </w:r>
      <w:r>
        <w:t>,…E</w:t>
      </w:r>
      <w:r>
        <w:rPr>
          <w:rFonts w:hint="eastAsia"/>
          <w:vertAlign w:val="subscript"/>
        </w:rPr>
        <w:t>n</w:t>
      </w:r>
      <w:r>
        <w:t>]</w:t>
      </w:r>
      <w:r>
        <w:rPr>
          <w:rFonts w:hint="eastAsia"/>
        </w:rPr>
        <w:t>；对于输入的音频信息，我们抽取特征后也会得到一个长度为m的音频特征序列X</w:t>
      </w:r>
      <w:r>
        <w:rPr>
          <w:rFonts w:hint="eastAsia"/>
          <w:vertAlign w:val="subscript"/>
        </w:rPr>
        <w:t>a</w:t>
      </w:r>
      <w:r>
        <w:t>= [A</w:t>
      </w:r>
      <w:r>
        <w:rPr>
          <w:vertAlign w:val="subscript"/>
        </w:rPr>
        <w:t>[CLS]</w:t>
      </w:r>
      <w:r>
        <w:t>, A</w:t>
      </w:r>
      <w:r>
        <w:rPr>
          <w:vertAlign w:val="subscript"/>
        </w:rPr>
        <w:t>1</w:t>
      </w:r>
      <w:r>
        <w:t>,A</w:t>
      </w:r>
      <w:r>
        <w:rPr>
          <w:vertAlign w:val="subscript"/>
        </w:rPr>
        <w:t>2</w:t>
      </w:r>
      <w:r>
        <w:t>,…A</w:t>
      </w:r>
      <w:r>
        <w:rPr>
          <w:vertAlign w:val="subscript"/>
        </w:rPr>
        <w:t>m</w:t>
      </w:r>
      <w:r>
        <w:t>]</w:t>
      </w:r>
      <w:r>
        <w:rPr>
          <w:rFonts w:hint="eastAsia"/>
        </w:rPr>
        <w:t>；对于输入的图像信息，我们按帧率提取图像中的特征，得到一个长度为k的图像特征序列X</w:t>
      </w:r>
      <w:r>
        <w:rPr>
          <w:rFonts w:hint="eastAsia"/>
          <w:vertAlign w:val="subscript"/>
        </w:rPr>
        <w:t>v</w:t>
      </w:r>
      <w:r>
        <w:t>= [V</w:t>
      </w:r>
      <w:r>
        <w:rPr>
          <w:vertAlign w:val="subscript"/>
        </w:rPr>
        <w:t>[CLS]</w:t>
      </w:r>
      <w:r>
        <w:t>, V</w:t>
      </w:r>
      <w:r>
        <w:rPr>
          <w:vertAlign w:val="subscript"/>
        </w:rPr>
        <w:t>1</w:t>
      </w:r>
      <w:r>
        <w:t>,V</w:t>
      </w:r>
      <w:r>
        <w:rPr>
          <w:vertAlign w:val="subscript"/>
        </w:rPr>
        <w:t>2</w:t>
      </w:r>
      <w:r>
        <w:t>,…V</w:t>
      </w:r>
      <w:r>
        <w:rPr>
          <w:vertAlign w:val="subscript"/>
        </w:rPr>
        <w:t>k</w:t>
      </w:r>
      <w:r>
        <w:t>]</w:t>
      </w:r>
      <w:r>
        <w:rPr>
          <w:rFonts w:hint="eastAsia"/>
        </w:rPr>
        <w:t>。本文提出的模型旨在利用X</w:t>
      </w:r>
      <w:r>
        <w:rPr>
          <w:rFonts w:hint="eastAsia"/>
          <w:vertAlign w:val="subscript"/>
        </w:rPr>
        <w:t>t</w:t>
      </w:r>
      <w:r>
        <w:rPr>
          <w:rFonts w:hint="eastAsia"/>
        </w:rPr>
        <w:t>、X</w:t>
      </w:r>
      <w:r>
        <w:rPr>
          <w:rFonts w:hint="eastAsia"/>
          <w:vertAlign w:val="subscript"/>
        </w:rPr>
        <w:t>a</w:t>
      </w:r>
      <w:r>
        <w:rPr>
          <w:rFonts w:hint="eastAsia"/>
        </w:rPr>
        <w:t>和X</w:t>
      </w:r>
      <w:r>
        <w:rPr>
          <w:rFonts w:hint="eastAsia"/>
          <w:vertAlign w:val="subscript"/>
        </w:rPr>
        <w:t>v</w:t>
      </w:r>
      <w:r>
        <w:rPr>
          <w:rFonts w:hint="eastAsia"/>
        </w:rPr>
        <w:t>三种模态的特征，调整词语的权重，从而提升情感分析的效果，最终按照C</w:t>
      </w:r>
      <w:r>
        <w:t>H-SIMS</w:t>
      </w:r>
      <w:r>
        <w:rPr>
          <w:rFonts w:hint="eastAsia"/>
        </w:rPr>
        <w:t>数据集的多模态标签预测情感的分数。</w:t>
      </w:r>
    </w:p>
    <w:p w14:paraId="66DE9A38">
      <w:pPr>
        <w:pStyle w:val="35"/>
        <w:spacing w:before="312" w:beforeLines="100" w:after="312" w:afterLines="100"/>
      </w:pPr>
      <w:bookmarkStart w:id="20" w:name="_Toc100932580"/>
      <w:r>
        <w:t xml:space="preserve">3.2 </w:t>
      </w:r>
      <w:r>
        <w:rPr>
          <w:rFonts w:hint="eastAsia"/>
        </w:rPr>
        <w:t>模型总体结构</w:t>
      </w:r>
      <w:bookmarkEnd w:id="20"/>
    </w:p>
    <w:p w14:paraId="6BA83558">
      <w:pPr>
        <w:pStyle w:val="42"/>
        <w:ind w:firstLine="480" w:firstLineChars="200"/>
      </w:pPr>
      <w:r>
        <w:rPr>
          <w:rFonts w:hint="eastAsia"/>
        </w:rPr>
        <w:t>本文提出的模型总体结构如图3</w:t>
      </w:r>
      <w:r>
        <w:t>-1</w:t>
      </w:r>
      <w:r>
        <w:rPr>
          <w:rFonts w:hint="eastAsia"/>
        </w:rPr>
        <w:t>所示。分别输入三个模态的信息，通过对应模态的模块抽取对应的特征。对于文本数据，本文直接通过B</w:t>
      </w:r>
      <w:r>
        <w:t>ERT</w:t>
      </w:r>
      <w:r>
        <w:rPr>
          <w:rFonts w:hint="eastAsia"/>
        </w:rPr>
        <w:t>预训练语言模型提取特征信息，每个汉字对应一个7</w:t>
      </w:r>
      <w:r>
        <w:t>68</w:t>
      </w:r>
      <w:r>
        <w:rPr>
          <w:rFonts w:hint="eastAsia"/>
        </w:rPr>
        <w:t>维的词向量；对于音频数据，使用Lib</w:t>
      </w:r>
      <w:r>
        <w:t>ROSA</w:t>
      </w:r>
      <w:r>
        <w:rPr>
          <w:rFonts w:hint="eastAsia"/>
        </w:rPr>
        <w:t>工具抽取音频中的过零率、</w:t>
      </w:r>
      <w:r>
        <w:t>Melfrequency cepstral coefficients (MFCCs)</w:t>
      </w:r>
      <w:r>
        <w:rPr>
          <w:rFonts w:hint="eastAsia"/>
        </w:rPr>
        <w:t>和常数Q色谱图</w:t>
      </w:r>
      <w:r>
        <w:t>Constant-Q chromatogram (CQT)</w:t>
      </w:r>
      <w:r>
        <w:rPr>
          <w:rFonts w:hint="eastAsia"/>
        </w:rPr>
        <w:t>三种特征，最终生成</w:t>
      </w:r>
      <w:r>
        <w:t>33</w:t>
      </w:r>
      <w:r>
        <w:rPr>
          <w:rFonts w:hint="eastAsia"/>
        </w:rPr>
        <w:t>维的特征向量；对于原本的图像数据，本文按帧率切分数据集中的视频后，通过训练好的CapsuleNet模型提取图像中的微表情特征，形成有时序顺序的微表情特征向量，每个图片对应一个3维的向量，代表正向表征、负向表征和中性表征。</w:t>
      </w:r>
    </w:p>
    <w:p w14:paraId="300456C8">
      <w:pPr>
        <w:pStyle w:val="42"/>
        <w:ind w:firstLine="480" w:firstLineChars="200"/>
      </w:pPr>
      <w:r>
        <w:rPr>
          <w:rFonts w:hint="eastAsia"/>
        </w:rPr>
        <w:t>以上的文本+图像+音频三种模态信息输入并各自生成各自的特征向量后，他们分别被表示为X</w:t>
      </w:r>
      <w:r>
        <w:rPr>
          <w:rFonts w:hint="eastAsia"/>
          <w:vertAlign w:val="subscript"/>
        </w:rPr>
        <w:t>t</w:t>
      </w:r>
      <w:r>
        <w:t>=[E</w:t>
      </w:r>
      <w:r>
        <w:rPr>
          <w:vertAlign w:val="subscript"/>
        </w:rPr>
        <w:t>[CLS]</w:t>
      </w:r>
      <w:r>
        <w:t>, E</w:t>
      </w:r>
      <w:r>
        <w:rPr>
          <w:vertAlign w:val="subscript"/>
        </w:rPr>
        <w:t>1</w:t>
      </w:r>
      <w:r>
        <w:t>, E</w:t>
      </w:r>
      <w:r>
        <w:rPr>
          <w:vertAlign w:val="subscript"/>
        </w:rPr>
        <w:t>2</w:t>
      </w:r>
      <w:r>
        <w:t>, …, E</w:t>
      </w:r>
      <w:r>
        <w:rPr>
          <w:rFonts w:hint="eastAsia"/>
          <w:vertAlign w:val="subscript"/>
        </w:rPr>
        <w:t>n</w:t>
      </w:r>
      <w:r>
        <w:t>]</w:t>
      </w:r>
      <w:r>
        <w:rPr>
          <w:rFonts w:hint="eastAsia"/>
        </w:rPr>
        <w:t>、X</w:t>
      </w:r>
      <w:r>
        <w:rPr>
          <w:rFonts w:hint="eastAsia"/>
          <w:vertAlign w:val="subscript"/>
        </w:rPr>
        <w:t>a</w:t>
      </w:r>
      <w:r>
        <w:t>= [A</w:t>
      </w:r>
      <w:r>
        <w:rPr>
          <w:vertAlign w:val="subscript"/>
        </w:rPr>
        <w:t>[CLS]</w:t>
      </w:r>
      <w:r>
        <w:t>, A</w:t>
      </w:r>
      <w:r>
        <w:rPr>
          <w:vertAlign w:val="subscript"/>
        </w:rPr>
        <w:t>1</w:t>
      </w:r>
      <w:r>
        <w:t>, A</w:t>
      </w:r>
      <w:r>
        <w:rPr>
          <w:vertAlign w:val="subscript"/>
        </w:rPr>
        <w:t>2</w:t>
      </w:r>
      <w:r>
        <w:t>, …, A</w:t>
      </w:r>
      <w:r>
        <w:rPr>
          <w:vertAlign w:val="subscript"/>
        </w:rPr>
        <w:t>m</w:t>
      </w:r>
      <w:r>
        <w:t>]</w:t>
      </w:r>
      <w:r>
        <w:rPr>
          <w:rFonts w:hint="eastAsia"/>
        </w:rPr>
        <w:t>和X</w:t>
      </w:r>
      <w:r>
        <w:rPr>
          <w:rFonts w:hint="eastAsia"/>
          <w:vertAlign w:val="subscript"/>
        </w:rPr>
        <w:t>v</w:t>
      </w:r>
      <w:r>
        <w:t>= [V</w:t>
      </w:r>
      <w:r>
        <w:rPr>
          <w:vertAlign w:val="subscript"/>
        </w:rPr>
        <w:t>[CLS]</w:t>
      </w:r>
      <w:r>
        <w:t>, V</w:t>
      </w:r>
      <w:r>
        <w:rPr>
          <w:vertAlign w:val="subscript"/>
        </w:rPr>
        <w:t>1</w:t>
      </w:r>
      <w:r>
        <w:t>, V</w:t>
      </w:r>
      <w:r>
        <w:rPr>
          <w:vertAlign w:val="subscript"/>
        </w:rPr>
        <w:t>2</w:t>
      </w:r>
      <w:r>
        <w:t>, …, V</w:t>
      </w:r>
      <w:r>
        <w:rPr>
          <w:vertAlign w:val="subscript"/>
        </w:rPr>
        <w:t>k</w:t>
      </w:r>
      <w:r>
        <w:t>]</w:t>
      </w:r>
      <w:r>
        <w:rPr>
          <w:rFonts w:hint="eastAsia"/>
        </w:rPr>
        <w:t>，由于他们的长度和特征维度并不统一，因此根据已有的工作</w:t>
      </w:r>
      <w:r>
        <w:rPr>
          <w:rFonts w:hint="eastAsia"/>
          <w:vertAlign w:val="superscript"/>
        </w:rPr>
        <w:t>[</w:t>
      </w:r>
      <w:r>
        <w:rPr>
          <w:vertAlign w:val="superscript"/>
        </w:rPr>
        <w:t>17]</w:t>
      </w:r>
      <w:r>
        <w:rPr>
          <w:rFonts w:hint="eastAsia"/>
        </w:rPr>
        <w:t>，我们采用几个一维卷积层将所有的特征向量全部统一。统一后的特征向量我们称为</w:t>
      </w:r>
      <w:r>
        <w:t>Y</w:t>
      </w:r>
      <w:r>
        <w:rPr>
          <w:rFonts w:hint="eastAsia"/>
          <w:vertAlign w:val="subscript"/>
        </w:rPr>
        <w:t>t</w:t>
      </w:r>
      <w:r>
        <w:rPr>
          <w:rFonts w:hint="eastAsia"/>
        </w:rPr>
        <w:t>、</w:t>
      </w:r>
      <w:r>
        <w:t>Y</w:t>
      </w:r>
      <w:r>
        <w:rPr>
          <w:rFonts w:hint="eastAsia"/>
          <w:vertAlign w:val="subscript"/>
        </w:rPr>
        <w:t>a</w:t>
      </w:r>
      <w:r>
        <w:rPr>
          <w:rFonts w:hint="eastAsia"/>
        </w:rPr>
        <w:t>和</w:t>
      </w:r>
      <w:r>
        <w:t>Y</w:t>
      </w:r>
      <w:r>
        <w:rPr>
          <w:rFonts w:hint="eastAsia"/>
          <w:vertAlign w:val="subscript"/>
        </w:rPr>
        <w:t>v</w:t>
      </w:r>
      <w:r>
        <w:rPr>
          <w:rFonts w:hint="eastAsia"/>
        </w:rPr>
        <w:t>。</w:t>
      </w:r>
    </w:p>
    <w:p w14:paraId="4EADD781">
      <w:pPr>
        <w:pStyle w:val="42"/>
        <w:ind w:firstLine="480" w:firstLineChars="200"/>
        <w:jc w:val="center"/>
        <w:rPr>
          <w:sz w:val="21"/>
          <w:szCs w:val="21"/>
        </w:rPr>
      </w:pPr>
      <w:r>
        <w:drawing>
          <wp:anchor distT="0" distB="0" distL="114300" distR="114300" simplePos="0" relativeHeight="251659264" behindDoc="0" locked="0" layoutInCell="1" allowOverlap="1">
            <wp:simplePos x="0" y="0"/>
            <wp:positionH relativeFrom="column">
              <wp:posOffset>570865</wp:posOffset>
            </wp:positionH>
            <wp:positionV relativeFrom="paragraph">
              <wp:posOffset>189230</wp:posOffset>
            </wp:positionV>
            <wp:extent cx="4425315" cy="3535045"/>
            <wp:effectExtent l="0" t="0" r="0" b="825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425315" cy="3535045"/>
                    </a:xfrm>
                    <a:prstGeom prst="rect">
                      <a:avLst/>
                    </a:prstGeom>
                  </pic:spPr>
                </pic:pic>
              </a:graphicData>
            </a:graphic>
          </wp:anchor>
        </w:drawing>
      </w:r>
      <w:r>
        <w:rPr>
          <w:rFonts w:hint="eastAsia"/>
          <w:sz w:val="21"/>
          <w:szCs w:val="21"/>
        </w:rPr>
        <w:t>图</w:t>
      </w:r>
      <w:r>
        <w:rPr>
          <w:sz w:val="21"/>
          <w:szCs w:val="21"/>
        </w:rPr>
        <w:t xml:space="preserve">3-1 </w:t>
      </w:r>
      <w:r>
        <w:rPr>
          <w:rFonts w:hint="eastAsia"/>
          <w:sz w:val="21"/>
          <w:szCs w:val="21"/>
        </w:rPr>
        <w:t>融入微表情的C</w:t>
      </w:r>
      <w:r>
        <w:rPr>
          <w:sz w:val="21"/>
          <w:szCs w:val="21"/>
        </w:rPr>
        <w:t>M-BERT</w:t>
      </w:r>
      <w:r>
        <w:rPr>
          <w:rFonts w:hint="eastAsia"/>
          <w:sz w:val="21"/>
          <w:szCs w:val="21"/>
        </w:rPr>
        <w:t>模型结构</w:t>
      </w:r>
    </w:p>
    <w:p w14:paraId="06D7DA6B">
      <w:pPr>
        <w:pStyle w:val="42"/>
        <w:ind w:firstLine="420" w:firstLineChars="200"/>
      </w:pPr>
      <w:r>
        <w:rPr>
          <w:sz w:val="21"/>
          <w:szCs w:val="21"/>
        </w:rPr>
        <w:t>Figure 3-1 Overview architecture of the Cross-Modal BERT Network with micro-expression</w:t>
      </w:r>
      <w:r>
        <w:t xml:space="preserve"> </w:t>
      </w:r>
    </w:p>
    <w:p w14:paraId="6E1C89F2">
      <w:pPr>
        <w:pStyle w:val="42"/>
        <w:ind w:firstLine="480" w:firstLineChars="200"/>
      </w:pPr>
      <w:r>
        <w:rPr>
          <w:rFonts w:hint="eastAsia"/>
        </w:rPr>
        <w:t>为了防止点积变大将 softmax 函数推入极小的梯度区域</w:t>
      </w:r>
      <w:r>
        <w:rPr>
          <w:rFonts w:hint="eastAsia"/>
          <w:vertAlign w:val="superscript"/>
        </w:rPr>
        <w:t>[</w:t>
      </w:r>
      <w:r>
        <w:rPr>
          <w:vertAlign w:val="superscript"/>
        </w:rPr>
        <w:t>7]</w:t>
      </w:r>
      <w:r>
        <w:rPr>
          <w:rFonts w:hint="eastAsia"/>
        </w:rPr>
        <w:t>，我们还需要对这些特征向量进行缩放。</w:t>
      </w:r>
    </w:p>
    <w:p w14:paraId="65F03891">
      <w:pPr>
        <w:pStyle w:val="42"/>
      </w:pPr>
      <w:r>
        <mc:AlternateContent>
          <mc:Choice Requires="wps">
            <w:drawing>
              <wp:anchor distT="45720" distB="45720" distL="114300" distR="114300" simplePos="0" relativeHeight="251661312" behindDoc="0" locked="0" layoutInCell="1" allowOverlap="1">
                <wp:simplePos x="0" y="0"/>
                <wp:positionH relativeFrom="column">
                  <wp:posOffset>4680585</wp:posOffset>
                </wp:positionH>
                <wp:positionV relativeFrom="paragraph">
                  <wp:posOffset>1827530</wp:posOffset>
                </wp:positionV>
                <wp:extent cx="655320" cy="1404620"/>
                <wp:effectExtent l="0" t="0" r="0" b="635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5200" cy="1404620"/>
                        </a:xfrm>
                        <a:prstGeom prst="rect">
                          <a:avLst/>
                        </a:prstGeom>
                        <a:noFill/>
                        <a:ln w="9525">
                          <a:noFill/>
                          <a:miter lim="800000"/>
                        </a:ln>
                      </wps:spPr>
                      <wps:txbx>
                        <w:txbxContent>
                          <w:p w14:paraId="17C0F1A0">
                            <w:pPr>
                              <w:rPr>
                                <w:sz w:val="24"/>
                              </w:rPr>
                            </w:pPr>
                            <w:r>
                              <w:rPr>
                                <w:rFonts w:hint="eastAsia"/>
                                <w:sz w:val="24"/>
                              </w:rPr>
                              <w:t>（</w:t>
                            </w:r>
                            <w:r>
                              <w:rPr>
                                <w:sz w:val="24"/>
                              </w:rPr>
                              <w:t>3-1</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143.9pt;height:110.6pt;width:51.6pt;mso-wrap-distance-bottom:3.6pt;mso-wrap-distance-left:9pt;mso-wrap-distance-right:9pt;mso-wrap-distance-top:3.6pt;z-index:251661312;mso-width-relative:page;mso-height-relative:margin;mso-height-percent:200;" filled="f" stroked="f" coordsize="21600,21600" o:gfxdata="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QT3vUNkAAAALAQAADwAAAAAAAAABACAAAAAiAAAAZHJzL2Rvd25yZXYueG1sUEsBAhQAFAAA&#10;AAgAh07iQKynKvAnAgAAKwQAAA4AAAAAAAAAAQAgAAAAKAEAAGRycy9lMm9Eb2MueG1sUEsFBgAA&#10;AAAGAAYAWQEAAMEFAAAAAA==&#10;">
                <v:fill on="f" focussize="0,0"/>
                <v:stroke on="f" miterlimit="8" joinstyle="miter"/>
                <v:imagedata o:title=""/>
                <o:lock v:ext="edit" aspectratio="f"/>
                <v:textbox style="mso-fit-shape-to-text:t;">
                  <w:txbxContent>
                    <w:p w14:paraId="17C0F1A0">
                      <w:pPr>
                        <w:rPr>
                          <w:sz w:val="24"/>
                        </w:rPr>
                      </w:pPr>
                      <w:r>
                        <w:rPr>
                          <w:rFonts w:hint="eastAsia"/>
                          <w:sz w:val="24"/>
                        </w:rPr>
                        <w:t>（</w:t>
                      </w:r>
                      <w:r>
                        <w:rPr>
                          <w:sz w:val="24"/>
                        </w:rPr>
                        <w:t>3-1</w:t>
                      </w:r>
                      <w:r>
                        <w:rPr>
                          <w:rFonts w:hint="eastAsia"/>
                          <w:sz w:val="24"/>
                        </w:rPr>
                        <w:t>）</w:t>
                      </w:r>
                    </w:p>
                  </w:txbxContent>
                </v:textbox>
                <w10:wrap type="square"/>
              </v:shape>
            </w:pict>
          </mc:Fallback>
        </mc:AlternateContent>
      </w:r>
      <w:r>
        <w:drawing>
          <wp:anchor distT="0" distB="0" distL="114300" distR="114300" simplePos="0" relativeHeight="251660288" behindDoc="0" locked="0" layoutInCell="1" allowOverlap="1">
            <wp:simplePos x="0" y="0"/>
            <wp:positionH relativeFrom="column">
              <wp:posOffset>2265045</wp:posOffset>
            </wp:positionH>
            <wp:positionV relativeFrom="paragraph">
              <wp:posOffset>318770</wp:posOffset>
            </wp:positionV>
            <wp:extent cx="975360" cy="1902460"/>
            <wp:effectExtent l="0" t="0" r="0" b="2540"/>
            <wp:wrapTopAndBottom/>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20">
                      <a:extLst>
                        <a:ext uri="{28A0092B-C50C-407E-A947-70E740481C1C}">
                          <a14:useLocalDpi xmlns:a14="http://schemas.microsoft.com/office/drawing/2010/main" val="0"/>
                        </a:ext>
                      </a:extLst>
                    </a:blip>
                    <a:srcRect l="18181" r="18384"/>
                    <a:stretch>
                      <a:fillRect/>
                    </a:stretch>
                  </pic:blipFill>
                  <pic:spPr>
                    <a:xfrm>
                      <a:off x="0" y="0"/>
                      <a:ext cx="975360" cy="1902460"/>
                    </a:xfrm>
                    <a:prstGeom prst="rect">
                      <a:avLst/>
                    </a:prstGeom>
                    <a:ln>
                      <a:noFill/>
                    </a:ln>
                  </pic:spPr>
                </pic:pic>
              </a:graphicData>
            </a:graphic>
          </wp:anchor>
        </w:drawing>
      </w:r>
      <w:r>
        <w:tab/>
      </w:r>
      <w:r>
        <w:rPr>
          <w:rFonts w:hint="eastAsia"/>
        </w:rPr>
        <w:t>在将</w:t>
      </w:r>
      <w:r>
        <w:t>Y</w:t>
      </w:r>
      <w:r>
        <w:rPr>
          <w:rFonts w:hint="eastAsia"/>
          <w:vertAlign w:val="subscript"/>
        </w:rPr>
        <w:t>t</w:t>
      </w:r>
      <w:r>
        <w:rPr>
          <w:rFonts w:hint="eastAsia"/>
        </w:rPr>
        <w:t>、</w:t>
      </w:r>
      <w:r>
        <w:t>Y</w:t>
      </w:r>
      <w:r>
        <w:rPr>
          <w:rFonts w:hint="eastAsia"/>
          <w:vertAlign w:val="subscript"/>
        </w:rPr>
        <w:t>a</w:t>
      </w:r>
      <w:r>
        <w:rPr>
          <w:rFonts w:hint="eastAsia"/>
        </w:rPr>
        <w:t>和</w:t>
      </w:r>
      <w:r>
        <w:t>Y</w:t>
      </w:r>
      <w:r>
        <w:rPr>
          <w:rFonts w:hint="eastAsia"/>
          <w:vertAlign w:val="subscript"/>
        </w:rPr>
        <w:t>v</w:t>
      </w:r>
      <w:r>
        <w:rPr>
          <w:rFonts w:hint="eastAsia"/>
        </w:rPr>
        <w:t>分别缩放为</w:t>
      </w:r>
      <w:r>
        <w:t>Y</w:t>
      </w:r>
      <w:r>
        <w:rPr>
          <w:rFonts w:hint="eastAsia"/>
          <w:vertAlign w:val="subscript"/>
        </w:rPr>
        <w:t>t</w:t>
      </w:r>
      <w:r>
        <w:rPr>
          <w:rFonts w:hint="eastAsia"/>
        </w:rPr>
        <w:t>'、</w:t>
      </w:r>
      <w:r>
        <w:t>Y</w:t>
      </w:r>
      <w:r>
        <w:rPr>
          <w:rFonts w:hint="eastAsia"/>
          <w:vertAlign w:val="subscript"/>
        </w:rPr>
        <w:t>a</w:t>
      </w:r>
      <w:r>
        <w:t>'</w:t>
      </w:r>
      <w:r>
        <w:rPr>
          <w:rFonts w:hint="eastAsia"/>
        </w:rPr>
        <w:t>和</w:t>
      </w:r>
      <w:r>
        <w:t>Y</w:t>
      </w:r>
      <w:r>
        <w:rPr>
          <w:rFonts w:hint="eastAsia"/>
          <w:vertAlign w:val="subscript"/>
        </w:rPr>
        <w:t>v</w:t>
      </w:r>
      <w:r>
        <w:t>'</w:t>
      </w:r>
      <w:r>
        <w:rPr>
          <w:rFonts w:hint="eastAsia"/>
        </w:rPr>
        <w:t>后：(如公式3</w:t>
      </w:r>
      <w:r>
        <w:t>-1</w:t>
      </w:r>
      <w:r>
        <w:rPr>
          <w:rFonts w:hint="eastAsia"/>
        </w:rPr>
        <w:t>所示)</w:t>
      </w:r>
    </w:p>
    <w:p w14:paraId="2247459E">
      <w:pPr>
        <w:pStyle w:val="42"/>
      </w:pPr>
      <w:r>
        <w:tab/>
      </w:r>
      <w:r>
        <w:rPr>
          <w:rFonts w:hint="eastAsia"/>
        </w:rPr>
        <w:t>将缩放后的</w:t>
      </w:r>
      <w:r>
        <w:t>Y</w:t>
      </w:r>
      <w:r>
        <w:rPr>
          <w:rFonts w:hint="eastAsia"/>
          <w:vertAlign w:val="subscript"/>
        </w:rPr>
        <w:t>t</w:t>
      </w:r>
      <w:r>
        <w:rPr>
          <w:rFonts w:hint="eastAsia"/>
        </w:rPr>
        <w:t>'、</w:t>
      </w:r>
      <w:r>
        <w:t>Y</w:t>
      </w:r>
      <w:r>
        <w:rPr>
          <w:rFonts w:hint="eastAsia"/>
          <w:vertAlign w:val="subscript"/>
        </w:rPr>
        <w:t>a</w:t>
      </w:r>
      <w:r>
        <w:t>'</w:t>
      </w:r>
      <w:r>
        <w:rPr>
          <w:rFonts w:hint="eastAsia"/>
        </w:rPr>
        <w:t>和</w:t>
      </w:r>
      <w:r>
        <w:t>Y</w:t>
      </w:r>
      <w:r>
        <w:rPr>
          <w:rFonts w:hint="eastAsia"/>
          <w:vertAlign w:val="subscript"/>
        </w:rPr>
        <w:t>v</w:t>
      </w:r>
      <w:r>
        <w:t>'</w:t>
      </w:r>
      <w:r>
        <w:rPr>
          <w:rFonts w:hint="eastAsia"/>
        </w:rPr>
        <w:t>放入多模态注意力Mask层，获得混合注意力矩阵Y</w:t>
      </w:r>
      <w:r>
        <w:rPr>
          <w:rFonts w:hint="eastAsia"/>
          <w:vertAlign w:val="subscript"/>
        </w:rPr>
        <w:t>att</w:t>
      </w:r>
      <w:r>
        <w:rPr>
          <w:rFonts w:hint="eastAsia"/>
        </w:rPr>
        <w:t>后。根据注意力机制的相关原理</w:t>
      </w:r>
      <w:r>
        <w:rPr>
          <w:rFonts w:hint="eastAsia"/>
          <w:vertAlign w:val="superscript"/>
        </w:rPr>
        <w:t>[</w:t>
      </w:r>
      <w:r>
        <w:rPr>
          <w:vertAlign w:val="superscript"/>
        </w:rPr>
        <w:t>18]</w:t>
      </w:r>
      <w:r>
        <w:rPr>
          <w:rFonts w:hint="eastAsia"/>
        </w:rPr>
        <w:t>，本文将</w:t>
      </w:r>
      <w:r>
        <w:t>Y</w:t>
      </w:r>
      <w:r>
        <w:rPr>
          <w:rFonts w:hint="eastAsia"/>
          <w:vertAlign w:val="subscript"/>
        </w:rPr>
        <w:t>t</w:t>
      </w:r>
      <w:r>
        <w:rPr>
          <w:rFonts w:hint="eastAsia"/>
        </w:rPr>
        <w:t>与</w:t>
      </w:r>
      <w:r>
        <w:t>Y</w:t>
      </w:r>
      <w:r>
        <w:rPr>
          <w:rFonts w:hint="eastAsia"/>
          <w:vertAlign w:val="subscript"/>
        </w:rPr>
        <w:t>att</w:t>
      </w:r>
      <w:r>
        <w:rPr>
          <w:rFonts w:hint="eastAsia"/>
        </w:rPr>
        <w:t>通过残差连接结构，经过线性层和归一化层，最终得到线性层的输出Output向量</w:t>
      </w:r>
      <w:r>
        <w:t>[</w:t>
      </w:r>
      <w:r>
        <w:rPr>
          <w:rFonts w:ascii="Cambria Math" w:hAnsi="Cambria Math" w:cs="Cambria Math"/>
        </w:rPr>
        <w:t>O</w:t>
      </w:r>
      <w:r>
        <w:rPr>
          <w:rFonts w:hint="eastAsia"/>
          <w:vertAlign w:val="subscript"/>
        </w:rPr>
        <w:t>[</w:t>
      </w:r>
      <w:r>
        <w:rPr>
          <w:rFonts w:ascii="Cambria Math" w:hAnsi="Cambria Math" w:cs="Cambria Math"/>
          <w:vertAlign w:val="subscript"/>
        </w:rPr>
        <w:t>𝐶𝐿𝑆</w:t>
      </w:r>
      <w:r>
        <w:rPr>
          <w:rFonts w:hint="eastAsia"/>
          <w:vertAlign w:val="subscript"/>
        </w:rPr>
        <w:t>]</w:t>
      </w:r>
      <w:r>
        <w:rPr>
          <w:rFonts w:hint="eastAsia"/>
        </w:rPr>
        <w:t>,</w:t>
      </w:r>
      <w:r>
        <w:t xml:space="preserve"> </w:t>
      </w:r>
      <w:r>
        <w:rPr>
          <w:rFonts w:ascii="Cambria Math" w:hAnsi="Cambria Math" w:cs="Cambria Math"/>
        </w:rPr>
        <w:t>O</w:t>
      </w:r>
      <w:r>
        <w:rPr>
          <w:rFonts w:hint="eastAsia"/>
          <w:vertAlign w:val="subscript"/>
        </w:rPr>
        <w:t>1</w:t>
      </w:r>
      <w:r>
        <w:t xml:space="preserve">, </w:t>
      </w:r>
      <w:r>
        <w:rPr>
          <w:rFonts w:ascii="Cambria Math" w:hAnsi="Cambria Math" w:cs="Cambria Math"/>
        </w:rPr>
        <w:t>O</w:t>
      </w:r>
      <w:r>
        <w:rPr>
          <w:rFonts w:hint="eastAsia"/>
          <w:vertAlign w:val="subscript"/>
        </w:rPr>
        <w:t>2</w:t>
      </w:r>
      <w:r>
        <w:rPr>
          <w:rFonts w:hint="eastAsia"/>
        </w:rPr>
        <w:t xml:space="preserve">, </w:t>
      </w:r>
      <w:r>
        <w:t xml:space="preserve">…, </w:t>
      </w:r>
      <w:r>
        <w:rPr>
          <w:rFonts w:ascii="Cambria Math" w:hAnsi="Cambria Math" w:cs="Cambria Math"/>
        </w:rPr>
        <w:t>O</w:t>
      </w:r>
      <w:r>
        <w:rPr>
          <w:rFonts w:ascii="Cambria Math" w:hAnsi="Cambria Math" w:cs="Cambria Math"/>
          <w:vertAlign w:val="subscript"/>
        </w:rPr>
        <w:t>𝑛</w:t>
      </w:r>
      <w:r>
        <w:t>]</w:t>
      </w:r>
      <w:r>
        <w:rPr>
          <w:rFonts w:hint="eastAsia"/>
        </w:rPr>
        <w:t>。由于B</w:t>
      </w:r>
      <w:r>
        <w:t>ERT</w:t>
      </w:r>
      <w:r>
        <w:rPr>
          <w:rFonts w:hint="eastAsia"/>
        </w:rPr>
        <w:t>模型的特性，输出向量的中的第一项</w:t>
      </w:r>
      <w:r>
        <w:rPr>
          <w:rFonts w:ascii="Cambria Math" w:hAnsi="Cambria Math" w:cs="Cambria Math"/>
        </w:rPr>
        <w:t>O</w:t>
      </w:r>
      <w:r>
        <w:rPr>
          <w:rFonts w:hint="eastAsia"/>
          <w:vertAlign w:val="subscript"/>
        </w:rPr>
        <w:t>[</w:t>
      </w:r>
      <w:r>
        <w:rPr>
          <w:rFonts w:ascii="Cambria Math" w:hAnsi="Cambria Math" w:cs="Cambria Math"/>
          <w:vertAlign w:val="subscript"/>
        </w:rPr>
        <w:t>𝐶𝐿𝑆</w:t>
      </w:r>
      <w:r>
        <w:rPr>
          <w:rFonts w:hint="eastAsia"/>
          <w:vertAlign w:val="subscript"/>
        </w:rPr>
        <w:t>]</w:t>
      </w:r>
      <w:r>
        <w:rPr>
          <w:rFonts w:hint="eastAsia"/>
        </w:rPr>
        <w:t>会根据其他</w:t>
      </w:r>
      <w:r>
        <w:t>T</w:t>
      </w:r>
      <w:r>
        <w:rPr>
          <w:rFonts w:hint="eastAsia"/>
        </w:rPr>
        <w:t>oken学习到信息，从而帮助我们完成文本分类的任务。因此</w:t>
      </w:r>
      <w:ins w:id="96" w:author="个人用户" w:date="2022-04-16T16:38:00Z">
        <w:r>
          <w:rPr>
            <w:rFonts w:hint="eastAsia"/>
          </w:rPr>
          <w:t>，</w:t>
        </w:r>
      </w:ins>
      <w:r>
        <w:rPr>
          <w:rFonts w:hint="eastAsia"/>
        </w:rPr>
        <w:t>类似的，我们将</w:t>
      </w:r>
      <w:r>
        <w:rPr>
          <w:rFonts w:ascii="Cambria Math" w:hAnsi="Cambria Math" w:cs="Cambria Math"/>
        </w:rPr>
        <w:t>O</w:t>
      </w:r>
      <w:r>
        <w:rPr>
          <w:rFonts w:hint="eastAsia"/>
          <w:vertAlign w:val="subscript"/>
        </w:rPr>
        <w:t>[</w:t>
      </w:r>
      <w:r>
        <w:rPr>
          <w:rFonts w:ascii="Cambria Math" w:hAnsi="Cambria Math" w:cs="Cambria Math"/>
          <w:vertAlign w:val="subscript"/>
        </w:rPr>
        <w:t>𝐶𝐿𝑆</w:t>
      </w:r>
      <w:r>
        <w:rPr>
          <w:rFonts w:hint="eastAsia"/>
          <w:vertAlign w:val="subscript"/>
        </w:rPr>
        <w:t>]</w:t>
      </w:r>
      <w:r>
        <w:rPr>
          <w:rFonts w:hint="eastAsia"/>
        </w:rPr>
        <w:t>的输出通过一个线性层，得到最终的结果即可。</w:t>
      </w:r>
    </w:p>
    <w:p w14:paraId="3B668403">
      <w:pPr>
        <w:pStyle w:val="35"/>
        <w:spacing w:before="312" w:beforeLines="100" w:after="312" w:afterLines="100"/>
        <w:rPr>
          <w:b w:val="0"/>
          <w:sz w:val="24"/>
          <w:szCs w:val="24"/>
        </w:rPr>
      </w:pPr>
      <w:bookmarkStart w:id="21" w:name="_Toc100932581"/>
      <w:r>
        <w:t xml:space="preserve">3.3 </w:t>
      </w:r>
      <w:r>
        <w:rPr>
          <w:rFonts w:hint="eastAsia"/>
        </w:rPr>
        <w:t>微表情提取模块</w:t>
      </w:r>
      <w:bookmarkEnd w:id="21"/>
    </w:p>
    <w:p w14:paraId="5683DD24">
      <w:pPr>
        <w:pStyle w:val="42"/>
        <w:ind w:firstLine="480" w:firstLineChars="200"/>
      </w:pPr>
      <w:r>
        <w:rPr>
          <w:rFonts w:hint="eastAsia"/>
        </w:rPr>
        <w:t>本文在提取图像模态特征的过程中，使用到了一种Capsule</w:t>
      </w:r>
      <w:r>
        <w:t>N</w:t>
      </w:r>
      <w:r>
        <w:rPr>
          <w:rFonts w:hint="eastAsia"/>
        </w:rPr>
        <w:t>et结构用于提取图像中的人物微表情特征。由于我们的数据集的图像信息中基本只有一个人物对象，因此如果能够将人物的微表情特征提取并融入模型中，就能学习到更加具体的模型信息，有利于模型的提升。</w:t>
      </w:r>
    </w:p>
    <w:p w14:paraId="17E17CE5">
      <w:pPr>
        <w:pStyle w:val="42"/>
        <w:ind w:firstLine="480" w:firstLineChars="200"/>
      </w:pPr>
      <w:r>
        <w:rPr>
          <w:rFonts w:hint="eastAsia"/>
        </w:rPr>
        <w:t>本文采用的CapsuleNet微表情模块完成的工作如下：首先将输入的数据集视频按照每4帧截一次屏的方式切割视频，并对每一帧图片分别进行微表情特征的提取。提取的方法如图</w:t>
      </w:r>
      <w:r>
        <w:t>3-2</w:t>
      </w:r>
      <w:r>
        <w:rPr>
          <w:rFonts w:hint="eastAsia"/>
        </w:rPr>
        <w:t>所示：</w:t>
      </w:r>
    </w:p>
    <w:p w14:paraId="5813A3C7">
      <w:pPr>
        <w:pStyle w:val="42"/>
      </w:pPr>
      <w:r>
        <w:drawing>
          <wp:inline distT="0" distB="0" distL="0" distR="0">
            <wp:extent cx="5524500" cy="1593215"/>
            <wp:effectExtent l="0" t="0" r="0" b="6985"/>
            <wp:docPr id="84" name="图片 84" descr="C:\Users\老油条\AppData\Local\Temp\WeChat Files\8414646691709e61a38f06b88bfb6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C:\Users\老油条\AppData\Local\Temp\WeChat Files\8414646691709e61a38f06b88bfb6ba.jpg"/>
                    <pic:cNvPicPr>
                      <a:picLocks noChangeAspect="1" noChangeArrowheads="1"/>
                    </pic:cNvPicPr>
                  </pic:nvPicPr>
                  <pic:blipFill>
                    <a:blip r:embed="rId21" cstate="print">
                      <a:extLst>
                        <a:ext uri="{28A0092B-C50C-407E-A947-70E740481C1C}">
                          <a14:useLocalDpi xmlns:a14="http://schemas.microsoft.com/office/drawing/2010/main" val="0"/>
                        </a:ext>
                      </a:extLst>
                    </a:blip>
                    <a:srcRect r="974"/>
                    <a:stretch>
                      <a:fillRect/>
                    </a:stretch>
                  </pic:blipFill>
                  <pic:spPr>
                    <a:xfrm>
                      <a:off x="0" y="0"/>
                      <a:ext cx="5525405" cy="1593476"/>
                    </a:xfrm>
                    <a:prstGeom prst="rect">
                      <a:avLst/>
                    </a:prstGeom>
                    <a:noFill/>
                    <a:ln>
                      <a:noFill/>
                    </a:ln>
                  </pic:spPr>
                </pic:pic>
              </a:graphicData>
            </a:graphic>
          </wp:inline>
        </w:drawing>
      </w:r>
    </w:p>
    <w:p w14:paraId="502A7957">
      <w:pPr>
        <w:pStyle w:val="42"/>
        <w:ind w:firstLine="420" w:firstLineChars="200"/>
        <w:jc w:val="center"/>
        <w:rPr>
          <w:sz w:val="21"/>
          <w:szCs w:val="21"/>
        </w:rPr>
      </w:pPr>
      <w:r>
        <w:rPr>
          <w:rFonts w:hint="eastAsia"/>
          <w:sz w:val="21"/>
          <w:szCs w:val="21"/>
        </w:rPr>
        <w:t>图</w:t>
      </w:r>
      <w:r>
        <w:rPr>
          <w:sz w:val="21"/>
          <w:szCs w:val="21"/>
        </w:rPr>
        <w:t xml:space="preserve">3-2 </w:t>
      </w:r>
      <w:r>
        <w:rPr>
          <w:rFonts w:hint="eastAsia"/>
          <w:sz w:val="21"/>
          <w:szCs w:val="21"/>
        </w:rPr>
        <w:t>用于微表情识别的CapsuleNet模型结构</w:t>
      </w:r>
    </w:p>
    <w:p w14:paraId="1A3EEF48">
      <w:pPr>
        <w:pStyle w:val="42"/>
        <w:jc w:val="center"/>
      </w:pPr>
      <w:r>
        <w:rPr>
          <w:sz w:val="21"/>
          <w:szCs w:val="21"/>
        </w:rPr>
        <w:t>Figure 3-2 Overview architecture of CapsuleNet for Micro-Expression Recognition</w:t>
      </w:r>
    </w:p>
    <w:p w14:paraId="41C28ED9">
      <w:pPr>
        <w:pStyle w:val="42"/>
        <w:ind w:firstLine="480" w:firstLineChars="200"/>
      </w:pPr>
      <w:r>
        <w:rPr>
          <w:rFonts w:hint="eastAsia"/>
        </w:rPr>
        <w:t>经过简单的预处理，按照每秒4帧生成图片后，图片会被进一步抽象为3</w:t>
      </w:r>
      <w:r>
        <w:t>*224*224</w:t>
      </w:r>
      <w:r>
        <w:rPr>
          <w:rFonts w:hint="eastAsia"/>
        </w:rPr>
        <w:t>维的矩阵进入</w:t>
      </w:r>
      <w:r>
        <w:t>ResNet18</w:t>
      </w:r>
      <w:r>
        <w:rPr>
          <w:rFonts w:hint="eastAsia"/>
          <w:vertAlign w:val="superscript"/>
        </w:rPr>
        <w:t>[</w:t>
      </w:r>
      <w:r>
        <w:rPr>
          <w:vertAlign w:val="superscript"/>
        </w:rPr>
        <w:t>19]</w:t>
      </w:r>
      <w:r>
        <w:rPr>
          <w:rFonts w:hint="eastAsia"/>
        </w:rPr>
        <w:t>模型中抽取特征，生成2</w:t>
      </w:r>
      <w:r>
        <w:t>56*28*28</w:t>
      </w:r>
      <w:r>
        <w:rPr>
          <w:rFonts w:hint="eastAsia"/>
        </w:rPr>
        <w:t>的特征矩阵，再通过卷积操作缩小为2</w:t>
      </w:r>
      <w:r>
        <w:t>56*20*20</w:t>
      </w:r>
      <w:r>
        <w:rPr>
          <w:rFonts w:hint="eastAsia"/>
        </w:rPr>
        <w:t>维的特征矩阵。这些特征反过来被传递到初级胶囊层，通过与卷积相乘获得初级胶囊（表示为</w:t>
      </w:r>
      <w:r>
        <w:t>PrimaryCaps</w:t>
      </w:r>
      <w:r>
        <w:rPr>
          <w:rFonts w:hint="eastAsia"/>
        </w:rPr>
        <w:t>）</w:t>
      </w:r>
      <w:r>
        <w:rPr>
          <w:rFonts w:hint="eastAsia"/>
          <w:vertAlign w:val="superscript"/>
        </w:rPr>
        <w:t>[</w:t>
      </w:r>
      <w:r>
        <w:rPr>
          <w:vertAlign w:val="superscript"/>
        </w:rPr>
        <w:t>16]</w:t>
      </w:r>
      <w:r>
        <w:rPr>
          <w:rFonts w:hint="eastAsia"/>
        </w:rPr>
        <w:t>，最终得到输出胶囊</w:t>
      </w:r>
      <w:r>
        <w:t>MeCaps</w:t>
      </w:r>
      <w:r>
        <w:rPr>
          <w:rFonts w:hint="eastAsia"/>
        </w:rPr>
        <w:t>，用于输出的微表情分类输出。</w:t>
      </w:r>
    </w:p>
    <w:p w14:paraId="54AF2C6A">
      <w:pPr>
        <w:pStyle w:val="42"/>
        <w:ind w:firstLine="480" w:firstLineChars="200"/>
      </w:pPr>
      <w:r>
        <w:rPr>
          <w:rFonts w:hint="eastAsia"/>
        </w:rPr>
        <w:t>本文采用的CapsuleNet模型先在微表情数据集</w:t>
      </w:r>
      <w:r>
        <w:t>SMIC</w:t>
      </w:r>
      <w:r>
        <w:rPr>
          <w:vertAlign w:val="superscript"/>
        </w:rPr>
        <w:t>[27]</w:t>
      </w:r>
      <w:r>
        <w:rPr>
          <w:rFonts w:hint="eastAsia"/>
        </w:rPr>
        <w:t>、</w:t>
      </w:r>
      <w:r>
        <w:t>CASME II</w:t>
      </w:r>
      <w:r>
        <w:rPr>
          <w:vertAlign w:val="superscript"/>
        </w:rPr>
        <w:t>[26]</w:t>
      </w:r>
      <w:r>
        <w:rPr>
          <w:rFonts w:hint="eastAsia"/>
        </w:rPr>
        <w:t>和</w:t>
      </w:r>
      <w:r>
        <w:t>SAMM</w:t>
      </w:r>
      <w:r>
        <w:rPr>
          <w:vertAlign w:val="superscript"/>
        </w:rPr>
        <w:t>[25]</w:t>
      </w:r>
      <w:r>
        <w:rPr>
          <w:rFonts w:hint="eastAsia"/>
        </w:rPr>
        <w:t>上进行训练，训练完毕后作为特征提取的模块之一被用于提取图像中的微表情特征信息。</w:t>
      </w:r>
    </w:p>
    <w:p w14:paraId="0B1FBC66">
      <w:pPr>
        <w:pStyle w:val="35"/>
        <w:spacing w:before="312" w:beforeLines="100" w:after="312" w:afterLines="100"/>
      </w:pPr>
      <w:bookmarkStart w:id="22" w:name="_Toc100932582"/>
      <w:r>
        <w:rPr>
          <w:rFonts w:hint="eastAsia"/>
        </w:rPr>
        <w:t>3</w:t>
      </w:r>
      <w:r>
        <w:t xml:space="preserve">.4 </w:t>
      </w:r>
      <w:r>
        <w:rPr>
          <w:rFonts w:hint="eastAsia"/>
        </w:rPr>
        <w:t>跨模态注意力融合层结构</w:t>
      </w:r>
      <w:bookmarkEnd w:id="22"/>
    </w:p>
    <w:p w14:paraId="16C25AB0">
      <w:pPr>
        <w:pStyle w:val="42"/>
        <w:ind w:firstLine="480" w:firstLineChars="200"/>
      </w:pPr>
      <w:r>
        <w:rPr>
          <w:rFonts w:hint="eastAsia"/>
        </w:rPr>
        <w:t>本节主要介绍本文提出模型中用于实现模态交互的重要结构——跨模态注意力融合层。该模块基于C</w:t>
      </w:r>
      <w:r>
        <w:t>M-BERT</w:t>
      </w:r>
      <w:r>
        <w:rPr>
          <w:rFonts w:hint="eastAsia"/>
        </w:rPr>
        <w:t>模型中的</w:t>
      </w:r>
      <w:r>
        <w:t>Masked Multi-modal Attention</w:t>
      </w:r>
      <w:r>
        <w:rPr>
          <w:rFonts w:hint="eastAsia"/>
        </w:rPr>
        <w:t>机制，能够结合抽取得到的长度维度相同的三种模态的特征向量生成融合注意力矩阵，以此做到动态调整</w:t>
      </w:r>
      <w:r>
        <w:t>BERT</w:t>
      </w:r>
      <w:r>
        <w:rPr>
          <w:rFonts w:hint="eastAsia"/>
        </w:rPr>
        <w:t>模型中不同词语的权重。</w:t>
      </w:r>
    </w:p>
    <w:p w14:paraId="0B92FEB6">
      <w:pPr>
        <w:pStyle w:val="42"/>
        <w:ind w:firstLine="480" w:firstLineChars="200"/>
      </w:pPr>
      <w:r>
        <w:drawing>
          <wp:anchor distT="0" distB="0" distL="114300" distR="114300" simplePos="0" relativeHeight="251676672" behindDoc="0" locked="0" layoutInCell="1" allowOverlap="1">
            <wp:simplePos x="0" y="0"/>
            <wp:positionH relativeFrom="column">
              <wp:posOffset>45085</wp:posOffset>
            </wp:positionH>
            <wp:positionV relativeFrom="paragraph">
              <wp:posOffset>341630</wp:posOffset>
            </wp:positionV>
            <wp:extent cx="5579745" cy="4288790"/>
            <wp:effectExtent l="0" t="0" r="1905"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579745" cy="4288790"/>
                    </a:xfrm>
                    <a:prstGeom prst="rect">
                      <a:avLst/>
                    </a:prstGeom>
                  </pic:spPr>
                </pic:pic>
              </a:graphicData>
            </a:graphic>
          </wp:anchor>
        </w:drawing>
      </w:r>
      <w:r>
        <w:rPr>
          <w:rFonts w:hint="eastAsia"/>
        </w:rPr>
        <w:t>本文使用的跨模态注意力融合层的结构如图3</w:t>
      </w:r>
      <w:r>
        <w:t>-3</w:t>
      </w:r>
      <w:r>
        <w:rPr>
          <w:rFonts w:hint="eastAsia"/>
        </w:rPr>
        <w:t>所示：</w:t>
      </w:r>
    </w:p>
    <w:p w14:paraId="2D11F211">
      <w:pPr>
        <w:pStyle w:val="42"/>
        <w:ind w:firstLine="420" w:firstLineChars="200"/>
        <w:jc w:val="center"/>
        <w:rPr>
          <w:sz w:val="21"/>
          <w:szCs w:val="21"/>
        </w:rPr>
      </w:pPr>
      <w:r>
        <w:rPr>
          <w:rFonts w:hint="eastAsia"/>
          <w:sz w:val="21"/>
          <w:szCs w:val="21"/>
        </w:rPr>
        <w:t>图</w:t>
      </w:r>
      <w:r>
        <w:rPr>
          <w:sz w:val="21"/>
          <w:szCs w:val="21"/>
        </w:rPr>
        <w:t xml:space="preserve">3-3 </w:t>
      </w:r>
      <w:r>
        <w:rPr>
          <w:rFonts w:hint="eastAsia"/>
          <w:sz w:val="21"/>
          <w:szCs w:val="21"/>
        </w:rPr>
        <w:t>跨模态注意力融合层结构</w:t>
      </w:r>
    </w:p>
    <w:p w14:paraId="2A421C92">
      <w:pPr>
        <w:pStyle w:val="42"/>
        <w:ind w:firstLine="420" w:firstLineChars="200"/>
        <w:jc w:val="center"/>
      </w:pPr>
      <w:r>
        <w:rPr>
          <w:sz w:val="21"/>
          <w:szCs w:val="21"/>
        </w:rPr>
        <w:t>Figure 3-3 Overview architecture of Masked Multi-modal Attention</w:t>
      </w:r>
    </w:p>
    <w:p w14:paraId="5EBE4973">
      <w:pPr>
        <w:pStyle w:val="42"/>
        <w:ind w:firstLine="480" w:firstLineChars="200"/>
      </w:pPr>
      <w:r>
        <w:rPr>
          <w:rFonts w:hint="eastAsia"/>
        </w:rPr>
        <w:t>在之前的模型中，我们已经获得了相同长度和维度的三种不同模态的特征向量序列，分别是</w:t>
      </w:r>
      <w:r>
        <w:t>Y</w:t>
      </w:r>
      <w:r>
        <w:rPr>
          <w:rFonts w:hint="eastAsia"/>
          <w:vertAlign w:val="subscript"/>
        </w:rPr>
        <w:t>t</w:t>
      </w:r>
      <w:r>
        <w:rPr>
          <w:rFonts w:hint="eastAsia"/>
        </w:rPr>
        <w:t>'、</w:t>
      </w:r>
      <w:r>
        <w:t>Y</w:t>
      </w:r>
      <w:r>
        <w:rPr>
          <w:rFonts w:hint="eastAsia"/>
          <w:vertAlign w:val="subscript"/>
        </w:rPr>
        <w:t>a</w:t>
      </w:r>
      <w:r>
        <w:t>'</w:t>
      </w:r>
      <w:r>
        <w:rPr>
          <w:rFonts w:hint="eastAsia"/>
        </w:rPr>
        <w:t>和</w:t>
      </w:r>
      <w:r>
        <w:t>Y</w:t>
      </w:r>
      <w:r>
        <w:rPr>
          <w:rFonts w:hint="eastAsia"/>
          <w:vertAlign w:val="subscript"/>
        </w:rPr>
        <w:t>v</w:t>
      </w:r>
      <w:r>
        <w:t>'</w:t>
      </w:r>
      <w:r>
        <w:rPr>
          <w:rFonts w:hint="eastAsia"/>
        </w:rPr>
        <w:t>。将这三个序列分别输入，记为</w:t>
      </w:r>
      <w:r>
        <w:t>Q</w:t>
      </w:r>
      <w:r>
        <w:rPr>
          <w:rFonts w:hint="eastAsia"/>
          <w:vertAlign w:val="subscript"/>
        </w:rPr>
        <w:t>t</w:t>
      </w:r>
      <w:r>
        <w:rPr>
          <w:rFonts w:hint="eastAsia"/>
        </w:rPr>
        <w:t>、</w:t>
      </w:r>
      <w:r>
        <w:t>Q</w:t>
      </w:r>
      <w:r>
        <w:rPr>
          <w:rFonts w:hint="eastAsia"/>
          <w:vertAlign w:val="subscript"/>
        </w:rPr>
        <w:t>a</w:t>
      </w:r>
      <w:r>
        <w:rPr>
          <w:rFonts w:hint="eastAsia"/>
        </w:rPr>
        <w:t>和</w:t>
      </w:r>
      <w:r>
        <w:t>Q</w:t>
      </w:r>
      <w:r>
        <w:rPr>
          <w:rFonts w:hint="eastAsia"/>
          <w:vertAlign w:val="subscript"/>
        </w:rPr>
        <w:t>v</w:t>
      </w:r>
      <w:r>
        <w:rPr>
          <w:rFonts w:hint="eastAsia"/>
        </w:rPr>
        <w:t>，并且分别与他们的转置矩阵</w:t>
      </w:r>
      <m:oMath>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ctrlPr>
              <w:rPr>
                <w:rFonts w:ascii="Cambria Math" w:hAnsi="Cambria Math"/>
              </w:rPr>
            </m:ctrlPr>
          </m:sup>
        </m:sSubSup>
      </m:oMath>
      <w:r>
        <w:rPr>
          <w:rFonts w:hint="eastAsia"/>
        </w:rPr>
        <w:t>、</w:t>
      </w:r>
      <m:oMath>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a</m:t>
            </m:r>
            <m:ctrlPr>
              <w:rPr>
                <w:rFonts w:ascii="Cambria Math" w:hAnsi="Cambria Math"/>
              </w:rPr>
            </m:ctrlPr>
          </m:sub>
          <m:sup>
            <m:r>
              <m:rPr/>
              <w:rPr>
                <w:rFonts w:ascii="Cambria Math" w:hAnsi="Cambria Math"/>
              </w:rPr>
              <m:t>T</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up>
            <m:r>
              <m:rPr/>
              <w:rPr>
                <w:rFonts w:ascii="Cambria Math" w:hAnsi="Cambria Math"/>
              </w:rPr>
              <m:t>T</m:t>
            </m:r>
            <m:ctrlPr>
              <w:rPr>
                <w:rFonts w:ascii="Cambria Math" w:hAnsi="Cambria Math"/>
              </w:rPr>
            </m:ctrlPr>
          </m:sup>
        </m:sSubSup>
      </m:oMath>
      <w:r>
        <w:rPr>
          <w:rFonts w:hint="eastAsia"/>
        </w:rPr>
        <w:t>作矩阵乘法得到各自模态的注意力矩阵</w:t>
      </w:r>
      <m:oMath>
        <m:sSub>
          <m:sSubPr>
            <m:ctrlPr>
              <w:rPr>
                <w:rFonts w:ascii="Cambria Math" w:hAnsi="Cambria Math"/>
                <w:i/>
                <w:iCs/>
              </w:rPr>
            </m:ctrlPr>
          </m:sSubPr>
          <m:e>
            <m:r>
              <m:rPr/>
              <w:rPr>
                <w:rFonts w:ascii="Cambria Math" w:hAnsi="Cambria Math"/>
              </w:rPr>
              <m:t>α</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hint="eastAsia" w:ascii="Cambria Math" w:hAnsi="Cambria Math"/>
          </w:rPr>
          <m:t>、</m:t>
        </m:r>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hint="eastAsia" w:ascii="Cambria Math" w:hAnsi="Cambria Math"/>
              </w:rPr>
              <m:t>a</m:t>
            </m:r>
            <m:ctrlPr>
              <w:rPr>
                <w:rFonts w:ascii="Cambria Math" w:hAnsi="Cambria Math"/>
                <w:i/>
                <w:iCs/>
              </w:rPr>
            </m:ctrlPr>
          </m:sub>
        </m:sSub>
        <m:r>
          <m:rPr/>
          <w:rPr>
            <w:rFonts w:hint="eastAsia" w:ascii="Cambria Math" w:hAnsi="Cambria Math"/>
          </w:rPr>
          <m:t>、</m:t>
        </m:r>
        <m:sSub>
          <m:sSubPr>
            <m:ctrlPr>
              <w:rPr>
                <w:rFonts w:ascii="Cambria Math" w:hAnsi="Cambria Math"/>
                <w:i/>
                <w:iCs/>
              </w:rPr>
            </m:ctrlPr>
          </m:sSubPr>
          <m:e>
            <m:r>
              <m:rPr/>
              <w:rPr>
                <w:rFonts w:ascii="Cambria Math" w:hAnsi="Cambria Math"/>
              </w:rPr>
              <m:t>γ</m:t>
            </m:r>
            <m:ctrlPr>
              <w:rPr>
                <w:rFonts w:ascii="Cambria Math" w:hAnsi="Cambria Math"/>
                <w:i/>
                <w:iCs/>
              </w:rPr>
            </m:ctrlPr>
          </m:e>
          <m:sub>
            <m:r>
              <m:rPr/>
              <w:rPr>
                <w:rFonts w:hint="eastAsia" w:ascii="Cambria Math" w:hAnsi="Cambria Math"/>
              </w:rPr>
              <m:t>v</m:t>
            </m:r>
            <m:ctrlPr>
              <w:rPr>
                <w:rFonts w:ascii="Cambria Math" w:hAnsi="Cambria Math"/>
                <w:i/>
                <w:iCs/>
              </w:rPr>
            </m:ctrlPr>
          </m:sub>
        </m:sSub>
      </m:oMath>
      <w:r>
        <w:rPr>
          <w:rFonts w:hint="eastAsia"/>
          <w:iCs/>
        </w:rPr>
        <w:t>，如</w:t>
      </w:r>
      <w:r>
        <mc:AlternateContent>
          <mc:Choice Requires="wps">
            <w:drawing>
              <wp:anchor distT="45720" distB="45720" distL="114300" distR="114300" simplePos="0" relativeHeight="251662336" behindDoc="0" locked="0" layoutInCell="1" allowOverlap="1">
                <wp:simplePos x="0" y="0"/>
                <wp:positionH relativeFrom="column">
                  <wp:posOffset>4680585</wp:posOffset>
                </wp:positionH>
                <wp:positionV relativeFrom="paragraph">
                  <wp:posOffset>913130</wp:posOffset>
                </wp:positionV>
                <wp:extent cx="655320" cy="1404620"/>
                <wp:effectExtent l="0" t="0" r="0" b="6350"/>
                <wp:wrapNone/>
                <wp:docPr id="8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5200" cy="1404620"/>
                        </a:xfrm>
                        <a:prstGeom prst="rect">
                          <a:avLst/>
                        </a:prstGeom>
                        <a:noFill/>
                        <a:ln w="9525">
                          <a:noFill/>
                          <a:miter lim="800000"/>
                        </a:ln>
                      </wps:spPr>
                      <wps:txbx>
                        <w:txbxContent>
                          <w:p w14:paraId="14466C6C">
                            <w:pPr>
                              <w:rPr>
                                <w:sz w:val="24"/>
                              </w:rPr>
                            </w:pPr>
                            <w:r>
                              <w:rPr>
                                <w:rFonts w:hint="eastAsia"/>
                                <w:sz w:val="24"/>
                              </w:rPr>
                              <w:t>（</w:t>
                            </w:r>
                            <w:r>
                              <w:rPr>
                                <w:sz w:val="24"/>
                              </w:rPr>
                              <w:t>3-2</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71.9pt;height:110.6pt;width:51.6pt;z-index:251662336;mso-width-relative:page;mso-height-relative:margin;mso-height-percent:200;" filled="f" stroked="f" coordsize="21600,21600" o:gfxdata="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bZeO2QAAAAsBAAAPAAAAAAAAAAEAIAAAACIAAABkcnMvZG93bnJldi54bWxQSwECFAAUAAAA&#10;CACHTuJApooN8yYCAAAqBAAADgAAAAAAAAABACAAAAAoAQAAZHJzL2Uyb0RvYy54bWxQSwUGAAAA&#10;AAYABgBZAQAAwAUAAAAA&#10;">
                <v:fill on="f" focussize="0,0"/>
                <v:stroke on="f" miterlimit="8" joinstyle="miter"/>
                <v:imagedata o:title=""/>
                <o:lock v:ext="edit" aspectratio="f"/>
                <v:textbox style="mso-fit-shape-to-text:t;">
                  <w:txbxContent>
                    <w:p w14:paraId="14466C6C">
                      <w:pPr>
                        <w:rPr>
                          <w:sz w:val="24"/>
                        </w:rPr>
                      </w:pPr>
                      <w:r>
                        <w:rPr>
                          <w:rFonts w:hint="eastAsia"/>
                          <w:sz w:val="24"/>
                        </w:rPr>
                        <w:t>（</w:t>
                      </w:r>
                      <w:r>
                        <w:rPr>
                          <w:sz w:val="24"/>
                        </w:rPr>
                        <w:t>3-2</w:t>
                      </w:r>
                      <w:r>
                        <w:rPr>
                          <w:rFonts w:hint="eastAsia"/>
                          <w:sz w:val="24"/>
                        </w:rPr>
                        <w:t>）</w:t>
                      </w:r>
                    </w:p>
                  </w:txbxContent>
                </v:textbox>
              </v:shape>
            </w:pict>
          </mc:Fallback>
        </mc:AlternateContent>
      </w:r>
      <w:r>
        <w:rPr>
          <w:rFonts w:hint="eastAsia"/>
          <w:iCs/>
        </w:rPr>
        <w:t>公式3</w:t>
      </w:r>
      <w:r>
        <w:rPr>
          <w:iCs/>
        </w:rPr>
        <w:t>-2</w:t>
      </w:r>
      <w:r>
        <w:rPr>
          <w:rFonts w:hint="eastAsia"/>
          <w:iCs/>
        </w:rPr>
        <w:t>所示：</w:t>
      </w:r>
    </w:p>
    <w:p w14:paraId="398F33AB">
      <w:pPr>
        <w:pStyle w:val="42"/>
        <w:ind w:firstLine="480" w:firstLineChars="200"/>
      </w:pPr>
      <m:oMathPara>
        <m:oMath>
          <m:sSub>
            <m:sSubPr>
              <m:ctrlPr>
                <w:rPr>
                  <w:rFonts w:ascii="Cambria Math" w:hAnsi="Cambria Math"/>
                  <w:i/>
                  <w:iCs/>
                </w:rPr>
              </m:ctrlPr>
            </m:sSubPr>
            <m:e>
              <m:r>
                <m:rPr/>
                <w:rPr>
                  <w:rFonts w:ascii="Cambria Math" w:hAnsi="Cambria Math"/>
                </w:rPr>
                <m:t>α</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=Relu(</m:t>
          </m:r>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ascii="Cambria Math" w:hAnsi="Cambria Math"/>
                </w:rPr>
                <m:t>K</m:t>
              </m:r>
              <m:ctrlPr>
                <w:rPr>
                  <w:rFonts w:ascii="Cambria Math" w:hAnsi="Cambria Math"/>
                  <w:i/>
                  <w:iCs/>
                </w:rPr>
              </m:ctrlPr>
            </m:e>
            <m:sub>
              <m:r>
                <m:rPr/>
                <w:rPr>
                  <w:rFonts w:ascii="Cambria Math" w:hAnsi="Cambria Math"/>
                </w:rPr>
                <m:t>t</m:t>
              </m:r>
              <m:ctrlPr>
                <w:rPr>
                  <w:rFonts w:ascii="Cambria Math" w:hAnsi="Cambria Math"/>
                  <w:i/>
                  <w:iCs/>
                </w:rPr>
              </m:ctrlPr>
            </m:sub>
            <m:sup>
              <m:r>
                <m:rPr/>
                <w:rPr>
                  <w:rFonts w:ascii="Cambria Math" w:hAnsi="Cambria Math"/>
                </w:rPr>
                <m:t>T</m:t>
              </m:r>
              <m:ctrlPr>
                <w:rPr>
                  <w:rFonts w:ascii="Cambria Math" w:hAnsi="Cambria Math"/>
                  <w:i/>
                  <w:iCs/>
                </w:rPr>
              </m:ctrlPr>
            </m:sup>
          </m:sSubSup>
          <m:r>
            <m:rPr/>
            <w:rPr>
              <w:rFonts w:ascii="Cambria Math" w:hAnsi="Cambria Math"/>
            </w:rPr>
            <m:t>)</m:t>
          </m:r>
        </m:oMath>
      </m:oMathPara>
    </w:p>
    <w:p w14:paraId="0C88C1B9">
      <w:pPr>
        <w:pStyle w:val="42"/>
        <w:ind w:firstLine="480" w:firstLineChars="200"/>
      </w:pPr>
      <m:oMathPara>
        <m:oMath>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hint="eastAsia" w:ascii="Cambria Math" w:hAnsi="Cambria Math"/>
                </w:rPr>
                <m:t>a</m:t>
              </m:r>
              <m:ctrlPr>
                <w:rPr>
                  <w:rFonts w:ascii="Cambria Math" w:hAnsi="Cambria Math"/>
                  <w:i/>
                  <w:iCs/>
                </w:rPr>
              </m:ctrlPr>
            </m:sub>
          </m:sSub>
          <m:r>
            <m:rPr/>
            <w:rPr>
              <w:rFonts w:ascii="Cambria Math" w:hAnsi="Cambria Math"/>
            </w:rPr>
            <m:t>=Relu(</m:t>
          </m:r>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ascii="Cambria Math" w:hAnsi="Cambria Math"/>
                </w:rPr>
                <m:t>K</m:t>
              </m:r>
              <m:ctrlPr>
                <w:rPr>
                  <w:rFonts w:ascii="Cambria Math" w:hAnsi="Cambria Math"/>
                  <w:i/>
                  <w:iCs/>
                </w:rPr>
              </m:ctrlPr>
            </m:e>
            <m:sub>
              <m:r>
                <m:rPr/>
                <w:rPr>
                  <w:rFonts w:ascii="Cambria Math" w:hAnsi="Cambria Math"/>
                </w:rPr>
                <m:t>a</m:t>
              </m:r>
              <m:ctrlPr>
                <w:rPr>
                  <w:rFonts w:ascii="Cambria Math" w:hAnsi="Cambria Math"/>
                  <w:i/>
                  <w:iCs/>
                </w:rPr>
              </m:ctrlPr>
            </m:sub>
            <m:sup>
              <m:r>
                <m:rPr/>
                <w:rPr>
                  <w:rFonts w:ascii="Cambria Math" w:hAnsi="Cambria Math"/>
                </w:rPr>
                <m:t>T</m:t>
              </m:r>
              <m:ctrlPr>
                <w:rPr>
                  <w:rFonts w:ascii="Cambria Math" w:hAnsi="Cambria Math"/>
                  <w:i/>
                  <w:iCs/>
                </w:rPr>
              </m:ctrlPr>
            </m:sup>
          </m:sSubSup>
          <m:r>
            <m:rPr/>
            <w:rPr>
              <w:rFonts w:ascii="Cambria Math" w:hAnsi="Cambria Math"/>
            </w:rPr>
            <m:t>)</m:t>
          </m:r>
        </m:oMath>
      </m:oMathPara>
    </w:p>
    <w:p w14:paraId="0C545B92">
      <w:pPr>
        <w:pStyle w:val="42"/>
        <w:ind w:firstLine="480" w:firstLineChars="200"/>
        <w:rPr>
          <w:rFonts w:ascii="Cambria Math" w:hAnsi="Cambria Math"/>
          <w:i/>
        </w:rPr>
      </w:pPr>
      <m:oMathPara>
        <m:oMath>
          <m:sSub>
            <m:sSubPr>
              <m:ctrlPr>
                <w:rPr>
                  <w:rFonts w:ascii="Cambria Math" w:hAnsi="Cambria Math"/>
                  <w:i/>
                  <w:iCs/>
                </w:rPr>
              </m:ctrlPr>
            </m:sSubPr>
            <m:e>
              <m:r>
                <m:rPr/>
                <w:rPr>
                  <w:rFonts w:ascii="Cambria Math" w:hAnsi="Cambria Math"/>
                </w:rPr>
                <m:t>γ</m:t>
              </m:r>
              <m:ctrlPr>
                <w:rPr>
                  <w:rFonts w:ascii="Cambria Math" w:hAnsi="Cambria Math"/>
                  <w:i/>
                  <w:iCs/>
                </w:rPr>
              </m:ctrlPr>
            </m:e>
            <m:sub>
              <m:r>
                <m:rPr/>
                <w:rPr>
                  <w:rFonts w:hint="eastAsia" w:ascii="Cambria Math" w:hAnsi="Cambria Math"/>
                </w:rPr>
                <m:t>v</m:t>
              </m:r>
              <m:ctrlPr>
                <w:rPr>
                  <w:rFonts w:ascii="Cambria Math" w:hAnsi="Cambria Math"/>
                  <w:i/>
                  <w:iCs/>
                </w:rPr>
              </m:ctrlPr>
            </m:sub>
          </m:sSub>
          <m:r>
            <m:rPr/>
            <w:rPr>
              <w:rFonts w:ascii="Cambria Math" w:hAnsi="Cambria Math"/>
            </w:rPr>
            <m:t>=Relu(</m:t>
          </m:r>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v</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ascii="Cambria Math" w:hAnsi="Cambria Math"/>
                </w:rPr>
                <m:t>K</m:t>
              </m:r>
              <m:ctrlPr>
                <w:rPr>
                  <w:rFonts w:ascii="Cambria Math" w:hAnsi="Cambria Math"/>
                  <w:i/>
                  <w:iCs/>
                </w:rPr>
              </m:ctrlPr>
            </m:e>
            <m:sub>
              <m:r>
                <m:rPr/>
                <w:rPr>
                  <w:rFonts w:ascii="Cambria Math" w:hAnsi="Cambria Math"/>
                </w:rPr>
                <m:t>v</m:t>
              </m:r>
              <m:ctrlPr>
                <w:rPr>
                  <w:rFonts w:ascii="Cambria Math" w:hAnsi="Cambria Math"/>
                  <w:i/>
                  <w:iCs/>
                </w:rPr>
              </m:ctrlPr>
            </m:sub>
            <m:sup>
              <m:r>
                <m:rPr/>
                <w:rPr>
                  <w:rFonts w:ascii="Cambria Math" w:hAnsi="Cambria Math"/>
                </w:rPr>
                <m:t>T</m:t>
              </m:r>
              <m:ctrlPr>
                <w:rPr>
                  <w:rFonts w:ascii="Cambria Math" w:hAnsi="Cambria Math"/>
                  <w:i/>
                  <w:iCs/>
                </w:rPr>
              </m:ctrlPr>
            </m:sup>
          </m:sSubSup>
          <m:r>
            <m:rPr/>
            <w:rPr>
              <w:rFonts w:ascii="Cambria Math" w:hAnsi="Cambria Math"/>
            </w:rPr>
            <m:t>)</m:t>
          </m:r>
        </m:oMath>
      </m:oMathPara>
    </w:p>
    <w:p w14:paraId="1021FC29">
      <w:pPr>
        <w:pStyle w:val="42"/>
        <w:ind w:firstLine="480" w:firstLineChars="200"/>
      </w:pPr>
      <w:r>
        <mc:AlternateContent>
          <mc:Choice Requires="wps">
            <w:drawing>
              <wp:anchor distT="45720" distB="45720" distL="114300" distR="114300" simplePos="0" relativeHeight="251663360" behindDoc="0" locked="0" layoutInCell="1" allowOverlap="1">
                <wp:simplePos x="0" y="0"/>
                <wp:positionH relativeFrom="column">
                  <wp:posOffset>4680585</wp:posOffset>
                </wp:positionH>
                <wp:positionV relativeFrom="paragraph">
                  <wp:posOffset>636905</wp:posOffset>
                </wp:positionV>
                <wp:extent cx="655320" cy="1404620"/>
                <wp:effectExtent l="0" t="0" r="0" b="6350"/>
                <wp:wrapNone/>
                <wp:docPr id="8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5200" cy="1404620"/>
                        </a:xfrm>
                        <a:prstGeom prst="rect">
                          <a:avLst/>
                        </a:prstGeom>
                        <a:noFill/>
                        <a:ln w="9525">
                          <a:noFill/>
                          <a:miter lim="800000"/>
                        </a:ln>
                      </wps:spPr>
                      <wps:txbx>
                        <w:txbxContent>
                          <w:p w14:paraId="64481C29">
                            <w:pPr>
                              <w:rPr>
                                <w:sz w:val="24"/>
                              </w:rPr>
                            </w:pPr>
                            <w:r>
                              <w:rPr>
                                <w:rFonts w:hint="eastAsia"/>
                                <w:sz w:val="24"/>
                              </w:rPr>
                              <w:t>（</w:t>
                            </w:r>
                            <w:r>
                              <w:rPr>
                                <w:sz w:val="24"/>
                              </w:rPr>
                              <w:t>3-3</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50.15pt;height:110.6pt;width:51.6pt;z-index:251663360;mso-width-relative:page;mso-height-relative:margin;mso-height-percent:200;" filled="f" stroked="f" coordsize="21600,21600" o:gfxdata="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bVzxtgAAAALAQAADwAAAAAAAAABACAAAAAiAAAAZHJzL2Rvd25yZXYueG1sUEsBAhQAFAAAAAgA&#10;h07iQN0wbF8lAgAAKgQAAA4AAAAAAAAAAQAgAAAAJwEAAGRycy9lMm9Eb2MueG1sUEsFBgAAAAAG&#10;AAYAWQEAAL4FAAAAAA==&#10;">
                <v:fill on="f" focussize="0,0"/>
                <v:stroke on="f" miterlimit="8" joinstyle="miter"/>
                <v:imagedata o:title=""/>
                <o:lock v:ext="edit" aspectratio="f"/>
                <v:textbox style="mso-fit-shape-to-text:t;">
                  <w:txbxContent>
                    <w:p w14:paraId="64481C29">
                      <w:pPr>
                        <w:rPr>
                          <w:sz w:val="24"/>
                        </w:rPr>
                      </w:pPr>
                      <w:r>
                        <w:rPr>
                          <w:rFonts w:hint="eastAsia"/>
                          <w:sz w:val="24"/>
                        </w:rPr>
                        <w:t>（</w:t>
                      </w:r>
                      <w:r>
                        <w:rPr>
                          <w:sz w:val="24"/>
                        </w:rPr>
                        <w:t>3-3</w:t>
                      </w:r>
                      <w:r>
                        <w:rPr>
                          <w:rFonts w:hint="eastAsia"/>
                          <w:sz w:val="24"/>
                        </w:rPr>
                        <w:t>）</w:t>
                      </w:r>
                    </w:p>
                  </w:txbxContent>
                </v:textbox>
              </v:shape>
            </w:pict>
          </mc:Fallback>
        </mc:AlternateContent>
      </w:r>
      <w:r>
        <w:rPr>
          <w:rFonts w:hint="eastAsia"/>
        </w:rPr>
        <w:t>然后将这些注意力矩阵按照权重相加，并且动态调整权重的值，得到一个跨模态融合注意力矩阵W</w:t>
      </w:r>
      <w:r>
        <w:rPr>
          <w:rFonts w:hint="eastAsia"/>
          <w:vertAlign w:val="subscript"/>
        </w:rPr>
        <w:t>f</w:t>
      </w:r>
      <w:r>
        <w:rPr>
          <w:rFonts w:hint="eastAsia"/>
        </w:rPr>
        <w:t>，如公式3</w:t>
      </w:r>
      <w:r>
        <w:t>-3</w:t>
      </w:r>
      <w:r>
        <w:rPr>
          <w:rFonts w:hint="eastAsia"/>
        </w:rPr>
        <w:t>所示：</w:t>
      </w:r>
    </w:p>
    <w:p w14:paraId="3AB0753D">
      <w:pPr>
        <w:pStyle w:val="24"/>
        <w:spacing w:before="0" w:beforeAutospacing="0" w:after="0" w:afterAutospacing="0"/>
        <w:jc w:val="center"/>
      </w:pPr>
      <m:oMath>
        <m:sSub>
          <m:sSubPr>
            <m:ctrlPr>
              <w:rPr>
                <w:rFonts w:ascii="Cambria Math" w:hAnsi="Cambria Math" w:cs="Times New Roman"/>
                <w:iCs/>
                <w:kern w:val="2"/>
              </w:rPr>
            </m:ctrlPr>
          </m:sSubPr>
          <m:e>
            <m:r>
              <m:rPr/>
              <w:rPr>
                <w:rFonts w:ascii="Cambria Math" w:hAnsi="Cambria Math"/>
              </w:rPr>
              <m:t>W</m:t>
            </m:r>
            <m:ctrlPr>
              <w:rPr>
                <w:rFonts w:ascii="Cambria Math" w:hAnsi="Cambria Math" w:cs="Times New Roman"/>
                <w:iCs/>
                <w:kern w:val="2"/>
              </w:rPr>
            </m:ctrlPr>
          </m:e>
          <m:sub>
            <m:r>
              <m:rPr/>
              <w:rPr>
                <w:rFonts w:hint="eastAsia" w:ascii="Cambria Math" w:hAnsi="Cambria Math"/>
              </w:rPr>
              <m:t>f</m:t>
            </m:r>
            <m:ctrlPr>
              <w:rPr>
                <w:rFonts w:ascii="Cambria Math" w:hAnsi="Cambria Math" w:cs="Times New Roman"/>
                <w:iCs/>
                <w:kern w:val="2"/>
              </w:rPr>
            </m:ctrlPr>
          </m:sub>
        </m:sSub>
        <m:r>
          <m:rPr/>
          <w:rPr>
            <w:rFonts w:ascii="Cambria Math" w:hAnsi="Cambria Math"/>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φ</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t</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ascii="Cambria Math" w:hAnsi="Cambria Math" w:eastAsiaTheme="minorEastAsia" w:cstheme="minorBidi"/>
            <w:color w:val="000000" w:themeColor="text1"/>
            <w:kern w:val="24"/>
            <w14:textFill>
              <w14:solidFill>
                <w14:schemeClr w14:val="tx1"/>
              </w14:solidFill>
            </w14:textFill>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α</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t</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ascii="Cambria Math" w:hAnsi="Cambria Math" w:eastAsiaTheme="minorEastAsia" w:cstheme="minorBidi"/>
            <w:color w:val="000000" w:themeColor="text1"/>
            <w:kern w:val="24"/>
            <w14:textFill>
              <w14:solidFill>
                <w14:schemeClr w14:val="tx1"/>
              </w14:solidFill>
            </w14:textFill>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φ</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a</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ascii="Cambria Math" w:hAnsi="Cambria Math" w:eastAsiaTheme="minorEastAsia" w:cstheme="minorBidi"/>
            <w:color w:val="000000" w:themeColor="text1"/>
            <w:kern w:val="24"/>
            <w14:textFill>
              <w14:solidFill>
                <w14:schemeClr w14:val="tx1"/>
              </w14:solidFill>
            </w14:textFill>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β</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a</m:t>
            </m:r>
            <m:ctrlPr>
              <w:rPr>
                <w:rFonts w:ascii="Cambria Math" w:hAnsi="Cambria Math" w:eastAsiaTheme="minorEastAsia" w:cstheme="minorBidi"/>
                <w:i/>
                <w:iCs/>
                <w:color w:val="000000" w:themeColor="text1"/>
                <w:kern w:val="24"/>
                <w14:textFill>
                  <w14:solidFill>
                    <w14:schemeClr w14:val="tx1"/>
                  </w14:solidFill>
                </w14:textFill>
              </w:rPr>
            </m:ctrlPr>
          </m:sub>
        </m:sSub>
      </m:oMath>
      <w:r>
        <w:rPr>
          <w:rFonts w:hint="eastAsia" w:hAnsi="等线" w:asciiTheme="minorHAnsi" w:eastAsiaTheme="minorEastAsia" w:cstheme="minorBidi"/>
          <w:color w:val="000000" w:themeColor="text1"/>
          <w:kern w:val="24"/>
          <w14:textFill>
            <w14:solidFill>
              <w14:schemeClr w14:val="tx1"/>
            </w14:solidFill>
          </w14:textFill>
        </w:rPr>
        <w:t>+</w:t>
      </w:r>
      <m:oMath>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φ</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v</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ascii="Cambria Math" w:hAnsi="Cambria Math" w:eastAsiaTheme="minorEastAsia" w:cstheme="minorBidi"/>
            <w:color w:val="000000" w:themeColor="text1"/>
            <w:kern w:val="24"/>
            <w14:textFill>
              <w14:solidFill>
                <w14:schemeClr w14:val="tx1"/>
              </w14:solidFill>
            </w14:textFill>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γ</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v</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ascii="Cambria Math" w:hAnsi="Cambria Math" w:eastAsiaTheme="minorEastAsia" w:cstheme="minorBidi"/>
            <w:color w:val="000000" w:themeColor="text1"/>
            <w:kern w:val="24"/>
            <w14:textFill>
              <w14:solidFill>
                <w14:schemeClr w14:val="tx1"/>
              </w14:solidFill>
            </w14:textFill>
          </w:rPr>
          <m:t>+b</m:t>
        </m:r>
      </m:oMath>
    </w:p>
    <w:p w14:paraId="54D2BB8F">
      <w:pPr>
        <w:pStyle w:val="42"/>
        <w:ind w:firstLine="480" w:firstLineChars="200"/>
        <w:rPr>
          <w:iCs/>
        </w:rPr>
      </w:pPr>
      <w:r>
        <w:rPr>
          <w:rFonts w:hint="eastAsia"/>
          <w:iCs/>
        </w:rPr>
        <w:t>接着，我们再使</w:t>
      </w:r>
      <w:r>
        <w:rPr>
          <w:iCs/>
        </w:rPr>
        <w:t>W</w:t>
      </w:r>
      <w:r>
        <w:rPr>
          <w:rFonts w:hint="eastAsia"/>
          <w:iCs/>
          <w:vertAlign w:val="subscript"/>
        </w:rPr>
        <w:t>f</w:t>
      </w:r>
      <w:r>
        <w:rPr>
          <w:rFonts w:hint="eastAsia"/>
          <w:iCs/>
        </w:rPr>
        <w:t>通过一个</w:t>
      </w:r>
      <w:r>
        <w:rPr>
          <w:iCs/>
        </w:rPr>
        <w:t xml:space="preserve">Mask </w:t>
      </w:r>
      <w:r>
        <w:rPr>
          <w:rFonts w:hint="eastAsia"/>
          <w:iCs/>
        </w:rPr>
        <w:t>层，用Mask矩阵将之前padding的部分遮掉，形成矩阵W</w:t>
      </w:r>
      <w:r>
        <w:rPr>
          <w:rFonts w:hint="eastAsia"/>
          <w:iCs/>
          <w:vertAlign w:val="subscript"/>
        </w:rPr>
        <w:t>m</w:t>
      </w:r>
      <w:r>
        <w:rPr>
          <w:rFonts w:hint="eastAsia"/>
          <w:iCs/>
        </w:rPr>
        <w:t>。</w:t>
      </w:r>
    </w:p>
    <w:p w14:paraId="66BB65D2">
      <w:pPr>
        <w:pStyle w:val="42"/>
        <w:ind w:firstLine="480" w:firstLineChars="200"/>
      </w:pPr>
      <w:r>
        <mc:AlternateContent>
          <mc:Choice Requires="wps">
            <w:drawing>
              <wp:anchor distT="45720" distB="45720" distL="114300" distR="114300" simplePos="0" relativeHeight="251664384" behindDoc="0" locked="0" layoutInCell="1" allowOverlap="1">
                <wp:simplePos x="0" y="0"/>
                <wp:positionH relativeFrom="column">
                  <wp:posOffset>4680585</wp:posOffset>
                </wp:positionH>
                <wp:positionV relativeFrom="paragraph">
                  <wp:posOffset>566420</wp:posOffset>
                </wp:positionV>
                <wp:extent cx="655320" cy="1404620"/>
                <wp:effectExtent l="0" t="0" r="0" b="6350"/>
                <wp:wrapNone/>
                <wp:docPr id="8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5200" cy="1404620"/>
                        </a:xfrm>
                        <a:prstGeom prst="rect">
                          <a:avLst/>
                        </a:prstGeom>
                        <a:noFill/>
                        <a:ln w="9525">
                          <a:noFill/>
                          <a:miter lim="800000"/>
                        </a:ln>
                      </wps:spPr>
                      <wps:txbx>
                        <w:txbxContent>
                          <w:p w14:paraId="344C492C">
                            <w:pPr>
                              <w:rPr>
                                <w:sz w:val="24"/>
                              </w:rPr>
                            </w:pPr>
                            <w:r>
                              <w:rPr>
                                <w:rFonts w:hint="eastAsia"/>
                                <w:sz w:val="24"/>
                              </w:rPr>
                              <w:t>（</w:t>
                            </w:r>
                            <w:r>
                              <w:rPr>
                                <w:sz w:val="24"/>
                              </w:rPr>
                              <w:t>3-4</w:t>
                            </w:r>
                            <w:r>
                              <w:rPr>
                                <w:rFonts w:hint="eastAsia"/>
                                <w:sz w:val="24"/>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55pt;margin-top:44.6pt;height:110.6pt;width:51.6pt;z-index:251664384;mso-width-relative:page;mso-height-relative:margin;mso-height-percent:200;" filled="f" stroked="f" coordsize="21600,21600" o:gfxdata="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cHjADZAAAACgEAAA8AAAAAAAAAAQAgAAAAIgAAAGRycy9kb3ducmV2LnhtbFBLAQIUABQAAAAI&#10;AIdO4kCqt6yaJQIAACoEAAAOAAAAAAAAAAEAIAAAACgBAABkcnMvZTJvRG9jLnhtbFBLBQYAAAAA&#10;BgAGAFkBAAC/BQAAAAA=&#10;">
                <v:fill on="f" focussize="0,0"/>
                <v:stroke on="f" miterlimit="8" joinstyle="miter"/>
                <v:imagedata o:title=""/>
                <o:lock v:ext="edit" aspectratio="f"/>
                <v:textbox style="mso-fit-shape-to-text:t;">
                  <w:txbxContent>
                    <w:p w14:paraId="344C492C">
                      <w:pPr>
                        <w:rPr>
                          <w:sz w:val="24"/>
                        </w:rPr>
                      </w:pPr>
                      <w:r>
                        <w:rPr>
                          <w:rFonts w:hint="eastAsia"/>
                          <w:sz w:val="24"/>
                        </w:rPr>
                        <w:t>（</w:t>
                      </w:r>
                      <w:r>
                        <w:rPr>
                          <w:sz w:val="24"/>
                        </w:rPr>
                        <w:t>3-4</w:t>
                      </w:r>
                      <w:r>
                        <w:rPr>
                          <w:rFonts w:hint="eastAsia"/>
                          <w:sz w:val="24"/>
                        </w:rPr>
                        <w:t>）</w:t>
                      </w:r>
                    </w:p>
                  </w:txbxContent>
                </v:textbox>
              </v:shape>
            </w:pict>
          </mc:Fallback>
        </mc:AlternateContent>
      </w:r>
      <w:r>
        <w:rPr>
          <w:rFonts w:hint="eastAsia"/>
        </w:rPr>
        <w:t>最后一步，就是将Text模态中，B</w:t>
      </w:r>
      <w:r>
        <w:t>ERT</w:t>
      </w:r>
      <w:r>
        <w:rPr>
          <w:rFonts w:hint="eastAsia"/>
        </w:rPr>
        <w:t>模型解码输出的初始向量与W</w:t>
      </w:r>
      <w:r>
        <w:rPr>
          <w:rFonts w:hint="eastAsia"/>
          <w:vertAlign w:val="subscript"/>
        </w:rPr>
        <w:t>m</w:t>
      </w:r>
      <w:r>
        <w:rPr>
          <w:rFonts w:hint="eastAsia"/>
        </w:rPr>
        <w:t>相乘得到最终的注意力矩阵，如公式3</w:t>
      </w:r>
      <w:r>
        <w:t>-4</w:t>
      </w:r>
      <w:r>
        <w:rPr>
          <w:rFonts w:hint="eastAsia"/>
        </w:rPr>
        <w:t>所示：</w:t>
      </w:r>
    </w:p>
    <w:p w14:paraId="2AF24F56">
      <w:pPr>
        <w:pStyle w:val="42"/>
        <w:ind w:firstLine="480" w:firstLineChars="200"/>
      </w:pPr>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att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m</m:t>
              </m:r>
              <m:ctrlPr>
                <w:rPr>
                  <w:rFonts w:ascii="Cambria Math" w:hAnsi="Cambria Math"/>
                  <w:i/>
                  <w:iCs/>
                </w:rPr>
              </m:ctrlPr>
            </m:sub>
          </m:sSub>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hint="eastAsia" w:ascii="Cambria Math" w:hAnsi="Cambria Math"/>
                </w:rPr>
                <m:t>t</m:t>
              </m:r>
              <m:ctrlPr>
                <w:rPr>
                  <w:rFonts w:ascii="Cambria Math" w:hAnsi="Cambria Math"/>
                  <w:i/>
                  <w:iCs/>
                </w:rPr>
              </m:ctrlPr>
            </m:sub>
          </m:sSub>
        </m:oMath>
      </m:oMathPara>
    </w:p>
    <w:p w14:paraId="23B53462">
      <w:pPr>
        <w:pStyle w:val="35"/>
        <w:spacing w:before="312" w:beforeLines="100" w:after="312" w:afterLines="100"/>
        <w:rPr>
          <w:b w:val="0"/>
          <w:color w:val="000000" w:themeColor="text1"/>
          <w:sz w:val="24"/>
          <w:szCs w:val="24"/>
          <w14:textFill>
            <w14:solidFill>
              <w14:schemeClr w14:val="tx1"/>
            </w14:solidFill>
          </w14:textFill>
        </w:rPr>
      </w:pPr>
      <w:bookmarkStart w:id="23" w:name="_Toc100932583"/>
      <w:r>
        <w:rPr>
          <w:rFonts w:hint="eastAsia"/>
        </w:rPr>
        <w:t>3</w:t>
      </w:r>
      <w:r>
        <w:t xml:space="preserve">.5 </w:t>
      </w:r>
      <w:r>
        <w:rPr>
          <w:rFonts w:hint="eastAsia"/>
        </w:rPr>
        <w:t>模型伪代码</w:t>
      </w:r>
      <w:bookmarkEnd w:id="23"/>
    </w:p>
    <w:p w14:paraId="564BA35A">
      <w:pPr>
        <w:pStyle w:val="42"/>
        <w:ind w:firstLine="480" w:firstLineChars="200"/>
      </w:pPr>
      <w:r>
        <w:drawing>
          <wp:anchor distT="0" distB="0" distL="114300" distR="114300" simplePos="0" relativeHeight="251677696" behindDoc="0" locked="0" layoutInCell="1" allowOverlap="1">
            <wp:simplePos x="0" y="0"/>
            <wp:positionH relativeFrom="column">
              <wp:posOffset>-140335</wp:posOffset>
            </wp:positionH>
            <wp:positionV relativeFrom="paragraph">
              <wp:posOffset>921385</wp:posOffset>
            </wp:positionV>
            <wp:extent cx="5939155" cy="2429510"/>
            <wp:effectExtent l="0" t="0" r="4445" b="889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extLst>
                        <a:ext uri="{28A0092B-C50C-407E-A947-70E740481C1C}">
                          <a14:useLocalDpi xmlns:a14="http://schemas.microsoft.com/office/drawing/2010/main" val="0"/>
                        </a:ext>
                      </a:extLst>
                    </a:blip>
                    <a:srcRect b="54585"/>
                    <a:stretch>
                      <a:fillRect/>
                    </a:stretch>
                  </pic:blipFill>
                  <pic:spPr>
                    <a:xfrm>
                      <a:off x="0" y="0"/>
                      <a:ext cx="5939155" cy="2429510"/>
                    </a:xfrm>
                    <a:prstGeom prst="rect">
                      <a:avLst/>
                    </a:prstGeom>
                    <a:ln>
                      <a:noFill/>
                    </a:ln>
                  </pic:spPr>
                </pic:pic>
              </a:graphicData>
            </a:graphic>
          </wp:anchor>
        </w:drawing>
      </w:r>
      <w:r>
        <w:rPr>
          <w:rFonts w:hint="eastAsia"/>
        </w:rPr>
        <w:t>如图3</w:t>
      </w:r>
      <w:r>
        <w:t>-4</w:t>
      </w:r>
      <w:r>
        <w:rPr>
          <w:rFonts w:hint="eastAsia"/>
        </w:rPr>
        <w:t>、3</w:t>
      </w:r>
      <w:r>
        <w:t>-5</w:t>
      </w:r>
      <w:r>
        <w:rPr>
          <w:rFonts w:hint="eastAsia"/>
        </w:rPr>
        <w:t>所示，本节给出了整个融合微表情特征的跨模态</w:t>
      </w:r>
      <w:r>
        <w:t>BERT</w:t>
      </w:r>
      <w:r>
        <w:rPr>
          <w:rFonts w:hint="eastAsia"/>
        </w:rPr>
        <w:t>模型的伪代码。图3</w:t>
      </w:r>
      <w:r>
        <w:t>-4</w:t>
      </w:r>
      <w:r>
        <w:rPr>
          <w:rFonts w:hint="eastAsia"/>
        </w:rPr>
        <w:t>中主要包含了有关跨模态注意力融合层的实现，而图3</w:t>
      </w:r>
      <w:r>
        <w:t>-5</w:t>
      </w:r>
      <w:r>
        <w:rPr>
          <w:rFonts w:hint="eastAsia"/>
        </w:rPr>
        <w:t>描述了整个模型的主体部分实现。</w:t>
      </w:r>
    </w:p>
    <w:p w14:paraId="4685F41E">
      <w:pPr>
        <w:pStyle w:val="42"/>
        <w:ind w:firstLine="420" w:firstLineChars="200"/>
        <w:jc w:val="center"/>
        <w:rPr>
          <w:sz w:val="21"/>
          <w:szCs w:val="21"/>
        </w:rPr>
      </w:pPr>
      <w:r>
        <w:rPr>
          <w:rFonts w:hint="eastAsia"/>
          <w:sz w:val="21"/>
          <w:szCs w:val="21"/>
        </w:rPr>
        <w:t>图</w:t>
      </w:r>
      <w:r>
        <w:rPr>
          <w:sz w:val="21"/>
          <w:szCs w:val="21"/>
        </w:rPr>
        <w:t xml:space="preserve">3-4 </w:t>
      </w:r>
      <w:r>
        <w:rPr>
          <w:rFonts w:hint="eastAsia"/>
          <w:sz w:val="21"/>
          <w:szCs w:val="21"/>
        </w:rPr>
        <w:t>模型伪代码（一）</w:t>
      </w:r>
    </w:p>
    <w:p w14:paraId="59F0C7FD">
      <w:pPr>
        <w:pStyle w:val="42"/>
        <w:ind w:firstLine="420" w:firstLineChars="200"/>
      </w:pPr>
      <w:r>
        <w:rPr>
          <w:sz w:val="21"/>
          <w:szCs w:val="21"/>
        </w:rPr>
        <w:t xml:space="preserve">Figure 3-4 Pseudo code </w:t>
      </w:r>
      <w:r>
        <w:rPr>
          <w:rFonts w:hint="eastAsia"/>
          <w:sz w:val="21"/>
          <w:szCs w:val="21"/>
        </w:rPr>
        <w:t>of</w:t>
      </w:r>
      <w:r>
        <w:rPr>
          <w:sz w:val="21"/>
          <w:szCs w:val="21"/>
        </w:rPr>
        <w:t xml:space="preserve"> the Cross-Modal BERT Network with micro-expression (1)</w:t>
      </w:r>
    </w:p>
    <w:p w14:paraId="4B2A80A8">
      <w:pPr>
        <w:pStyle w:val="42"/>
        <w:ind w:firstLine="480" w:firstLineChars="200"/>
      </w:pPr>
    </w:p>
    <w:p w14:paraId="58E403B8">
      <w:pPr>
        <w:pStyle w:val="42"/>
        <w:ind w:firstLine="480" w:firstLineChars="200"/>
        <w:jc w:val="center"/>
        <w:rPr>
          <w:sz w:val="21"/>
          <w:szCs w:val="21"/>
        </w:rPr>
      </w:pPr>
      <w:r>
        <w:drawing>
          <wp:anchor distT="0" distB="0" distL="114300" distR="114300" simplePos="0" relativeHeight="251680768" behindDoc="0" locked="0" layoutInCell="1" allowOverlap="1">
            <wp:simplePos x="0" y="0"/>
            <wp:positionH relativeFrom="column">
              <wp:posOffset>79375</wp:posOffset>
            </wp:positionH>
            <wp:positionV relativeFrom="paragraph">
              <wp:posOffset>113665</wp:posOffset>
            </wp:positionV>
            <wp:extent cx="5939155" cy="2717165"/>
            <wp:effectExtent l="0" t="0" r="4445" b="6985"/>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extLst>
                        <a:ext uri="{28A0092B-C50C-407E-A947-70E740481C1C}">
                          <a14:useLocalDpi xmlns:a14="http://schemas.microsoft.com/office/drawing/2010/main" val="0"/>
                        </a:ext>
                      </a:extLst>
                    </a:blip>
                    <a:srcRect t="49213"/>
                    <a:stretch>
                      <a:fillRect/>
                    </a:stretch>
                  </pic:blipFill>
                  <pic:spPr>
                    <a:xfrm>
                      <a:off x="0" y="0"/>
                      <a:ext cx="5939155" cy="2717165"/>
                    </a:xfrm>
                    <a:prstGeom prst="rect">
                      <a:avLst/>
                    </a:prstGeom>
                    <a:ln>
                      <a:noFill/>
                    </a:ln>
                  </pic:spPr>
                </pic:pic>
              </a:graphicData>
            </a:graphic>
          </wp:anchor>
        </w:drawing>
      </w:r>
      <w:r>
        <w:rPr>
          <w:rFonts w:hint="eastAsia"/>
          <w:sz w:val="21"/>
          <w:szCs w:val="21"/>
        </w:rPr>
        <w:t>图</w:t>
      </w:r>
      <w:r>
        <w:rPr>
          <w:sz w:val="21"/>
          <w:szCs w:val="21"/>
        </w:rPr>
        <w:t xml:space="preserve">3-5 </w:t>
      </w:r>
      <w:r>
        <w:rPr>
          <w:rFonts w:hint="eastAsia"/>
          <w:sz w:val="21"/>
          <w:szCs w:val="21"/>
        </w:rPr>
        <w:t>模型伪代码（二）</w:t>
      </w:r>
    </w:p>
    <w:p w14:paraId="03C0B845">
      <w:pPr>
        <w:pStyle w:val="42"/>
        <w:ind w:firstLine="420" w:firstLineChars="200"/>
      </w:pPr>
      <w:r>
        <w:rPr>
          <w:sz w:val="21"/>
          <w:szCs w:val="21"/>
        </w:rPr>
        <w:t xml:space="preserve">Figure 3-5 Pseudo code </w:t>
      </w:r>
      <w:r>
        <w:rPr>
          <w:rFonts w:hint="eastAsia"/>
          <w:sz w:val="21"/>
          <w:szCs w:val="21"/>
        </w:rPr>
        <w:t>of</w:t>
      </w:r>
      <w:r>
        <w:rPr>
          <w:sz w:val="21"/>
          <w:szCs w:val="21"/>
        </w:rPr>
        <w:t xml:space="preserve"> the Cross-Modal BERT Network with micro-expression (2)</w:t>
      </w:r>
    </w:p>
    <w:p w14:paraId="7A6C92F4">
      <w:pPr>
        <w:pStyle w:val="42"/>
        <w:ind w:firstLine="480" w:firstLineChars="200"/>
      </w:pPr>
    </w:p>
    <w:p w14:paraId="34E6777E">
      <w:pPr>
        <w:pStyle w:val="35"/>
        <w:spacing w:before="312" w:beforeLines="100" w:after="312" w:afterLines="100"/>
      </w:pPr>
      <w:bookmarkStart w:id="24" w:name="_Toc100932584"/>
      <w:r>
        <w:rPr>
          <w:rFonts w:hint="eastAsia"/>
        </w:rPr>
        <w:t>3</w:t>
      </w:r>
      <w:r>
        <w:t xml:space="preserve">.6 </w:t>
      </w:r>
      <w:r>
        <w:rPr>
          <w:rFonts w:hint="eastAsia"/>
        </w:rPr>
        <w:t>本章小结</w:t>
      </w:r>
      <w:bookmarkEnd w:id="24"/>
    </w:p>
    <w:bookmarkEnd w:id="15"/>
    <w:bookmarkEnd w:id="16"/>
    <w:bookmarkEnd w:id="17"/>
    <w:bookmarkEnd w:id="18"/>
    <w:p w14:paraId="38005691">
      <w:pPr>
        <w:pStyle w:val="42"/>
        <w:ind w:firstLine="480" w:firstLineChars="200"/>
      </w:pPr>
      <w:r>
        <w:rPr>
          <w:rFonts w:hint="eastAsia"/>
        </w:rPr>
        <w:t>本章主要就本文提出的融合微表情特征的</w:t>
      </w:r>
      <w:r>
        <w:t>CM-BERT</w:t>
      </w:r>
      <w:r>
        <w:rPr>
          <w:rFonts w:hint="eastAsia"/>
        </w:rPr>
        <w:t>多模态情感分析模型从原理角度进行了详细地介绍。在明确了多模态情感分析的问题定义后，3</w:t>
      </w:r>
      <w:r>
        <w:t>.2</w:t>
      </w:r>
      <w:r>
        <w:rPr>
          <w:rFonts w:hint="eastAsia"/>
        </w:rPr>
        <w:t>节从宏观的角度介绍了模型的总体架构。本文提出的模型能够容纳文本、音频和图像三种模态的输入信息，并且使用B</w:t>
      </w:r>
      <w:r>
        <w:t>ERT</w:t>
      </w:r>
      <w:r>
        <w:rPr>
          <w:rFonts w:hint="eastAsia"/>
        </w:rPr>
        <w:t>模型提取文本特征、使用Lib</w:t>
      </w:r>
      <w:r>
        <w:t>ROSA</w:t>
      </w:r>
      <w:r>
        <w:rPr>
          <w:rFonts w:hint="eastAsia"/>
        </w:rPr>
        <w:t>工具提取音频特征、使用CapsuleNet结构分析得到图像中的微表情特征。最终通过跨模态注意力融合层，结合三种模态信息生成注意力矩阵，微调B</w:t>
      </w:r>
      <w:r>
        <w:t>ERT</w:t>
      </w:r>
      <w:r>
        <w:rPr>
          <w:rFonts w:hint="eastAsia"/>
        </w:rPr>
        <w:t>预训练模型，以此完成多模态情感分析的任务。</w:t>
      </w:r>
    </w:p>
    <w:p w14:paraId="49017206">
      <w:pPr>
        <w:pStyle w:val="42"/>
        <w:ind w:firstLine="480" w:firstLineChars="200"/>
      </w:pPr>
      <w:r>
        <w:rPr>
          <w:rFonts w:hint="eastAsia"/>
        </w:rPr>
        <w:t>本章的3</w:t>
      </w:r>
      <w:r>
        <w:t>.3</w:t>
      </w:r>
      <w:r>
        <w:rPr>
          <w:rFonts w:hint="eastAsia"/>
        </w:rPr>
        <w:t>节详细介绍了一种用于微表情识别的</w:t>
      </w:r>
      <w:r>
        <w:t>C</w:t>
      </w:r>
      <w:r>
        <w:rPr>
          <w:rFonts w:hint="eastAsia"/>
        </w:rPr>
        <w:t>apsule</w:t>
      </w:r>
      <w:r>
        <w:t>N</w:t>
      </w:r>
      <w:r>
        <w:rPr>
          <w:rFonts w:hint="eastAsia"/>
        </w:rPr>
        <w:t>et网络结构，它可以通过胶囊神经网络比较好地完成微表情抽取特征的任务。本文将采用这一结构来完成微表情特征抽取这一工作。</w:t>
      </w:r>
    </w:p>
    <w:p w14:paraId="117FA9C2">
      <w:pPr>
        <w:pStyle w:val="42"/>
        <w:ind w:firstLine="480" w:firstLineChars="200"/>
      </w:pPr>
      <w:r>
        <w:rPr>
          <w:rFonts w:hint="eastAsia"/>
        </w:rPr>
        <w:t>而3</w:t>
      </w:r>
      <w:r>
        <w:t>.4</w:t>
      </w:r>
      <w:r>
        <w:rPr>
          <w:rFonts w:hint="eastAsia"/>
        </w:rPr>
        <w:t>节主要阐述了本文是如何改进C</w:t>
      </w:r>
      <w:r>
        <w:t>M-BERT</w:t>
      </w:r>
      <w:r>
        <w:rPr>
          <w:rFonts w:hint="eastAsia"/>
        </w:rPr>
        <w:t>模型中的</w:t>
      </w:r>
      <w:r>
        <w:t>Masked Multi-modal Attention</w:t>
      </w:r>
      <w:r>
        <w:rPr>
          <w:rFonts w:hint="eastAsia"/>
        </w:rPr>
        <w:t>机制，完善跨模态注意力融合层的。最终的模型能够在融合文本+音频+图像三种模态的情况下，有效地提升多模态情感分析的能力。</w:t>
      </w:r>
    </w:p>
    <w:p w14:paraId="44ED66FD">
      <w:pPr>
        <w:pStyle w:val="42"/>
        <w:ind w:firstLine="480" w:firstLineChars="200"/>
      </w:pPr>
      <w:r>
        <w:rPr>
          <w:rFonts w:hint="eastAsia"/>
        </w:rPr>
        <w:t>在3</w:t>
      </w:r>
      <w:r>
        <w:t>.5</w:t>
      </w:r>
      <w:r>
        <w:rPr>
          <w:rFonts w:hint="eastAsia"/>
        </w:rPr>
        <w:t>节展示了模型的伪代码。</w:t>
      </w:r>
    </w:p>
    <w:p w14:paraId="194A6DEF">
      <w:pPr>
        <w:widowControl/>
        <w:jc w:val="left"/>
        <w:rPr>
          <w:sz w:val="24"/>
        </w:rPr>
      </w:pPr>
      <w:r>
        <w:br w:type="page"/>
      </w:r>
    </w:p>
    <w:p w14:paraId="2264E873">
      <w:pPr>
        <w:spacing w:before="340" w:after="330" w:line="578" w:lineRule="auto"/>
        <w:jc w:val="center"/>
        <w:outlineLvl w:val="0"/>
        <w:rPr>
          <w:rFonts w:eastAsia="黑体"/>
          <w:b/>
          <w:sz w:val="32"/>
          <w:szCs w:val="32"/>
        </w:rPr>
      </w:pPr>
      <w:bookmarkStart w:id="25" w:name="_Toc135816545"/>
      <w:bookmarkStart w:id="26" w:name="_Toc100932585"/>
      <w:r>
        <w:rPr>
          <w:rFonts w:eastAsia="黑体"/>
          <w:b/>
          <w:sz w:val="32"/>
          <w:szCs w:val="32"/>
        </w:rPr>
        <w:t>4</w:t>
      </w:r>
      <w:bookmarkEnd w:id="25"/>
      <w:r>
        <w:rPr>
          <w:rFonts w:hint="eastAsia" w:eastAsia="黑体"/>
          <w:b/>
          <w:sz w:val="32"/>
          <w:szCs w:val="32"/>
        </w:rPr>
        <w:t xml:space="preserve"> 实验与验证</w:t>
      </w:r>
      <w:bookmarkEnd w:id="26"/>
    </w:p>
    <w:p w14:paraId="42E48AE4">
      <w:pPr>
        <w:pStyle w:val="42"/>
        <w:ind w:firstLine="480" w:firstLineChars="200"/>
      </w:pPr>
      <w:r>
        <w:rPr>
          <w:rFonts w:hint="eastAsia"/>
        </w:rPr>
        <w:t>本章</w:t>
      </w:r>
      <w:del w:id="97" w:author="个人用户" w:date="2022-04-16T16:40:00Z">
        <w:r>
          <w:rPr>
            <w:rFonts w:hint="eastAsia"/>
          </w:rPr>
          <w:delText>将会</w:delText>
        </w:r>
      </w:del>
      <w:r>
        <w:rPr>
          <w:rFonts w:hint="eastAsia"/>
        </w:rPr>
        <w:t>在一个开源的中文多模态情感分析数据集C</w:t>
      </w:r>
      <w:r>
        <w:t>H-SIMS</w:t>
      </w:r>
      <w:r>
        <w:rPr>
          <w:rFonts w:hint="eastAsia"/>
        </w:rPr>
        <w:t>上验证本文设计的融合微表情的C</w:t>
      </w:r>
      <w:r>
        <w:t>M-BERT</w:t>
      </w:r>
      <w:r>
        <w:rPr>
          <w:rFonts w:hint="eastAsia"/>
        </w:rPr>
        <w:t>模型效果，并与传统的多模态情感分析模型进行效果的对比。进一步地，我们也尝试提取了一般人脸特征作为图像模态特征代替微表情特征进行训练，与本文提出的模型进行对比。最后通过几个案例分析了模型带来的进步。</w:t>
      </w:r>
    </w:p>
    <w:p w14:paraId="0AFED460">
      <w:pPr>
        <w:pStyle w:val="35"/>
        <w:spacing w:before="312" w:beforeLines="100" w:after="312" w:afterLines="100"/>
      </w:pPr>
      <w:bookmarkStart w:id="27" w:name="_Toc100932586"/>
      <w:r>
        <w:t xml:space="preserve">4.1 </w:t>
      </w:r>
      <w:r>
        <w:rPr>
          <w:rFonts w:hint="eastAsia"/>
        </w:rPr>
        <w:t>数据集与评价指标</w:t>
      </w:r>
      <w:bookmarkEnd w:id="27"/>
    </w:p>
    <w:p w14:paraId="3F64981A">
      <w:pPr>
        <w:pStyle w:val="42"/>
        <w:spacing w:before="312" w:beforeLines="100" w:after="312" w:afterLines="100" w:line="240" w:lineRule="auto"/>
        <w:rPr>
          <w:b/>
        </w:rPr>
      </w:pPr>
      <w:r>
        <w:rPr>
          <w:rFonts w:hint="eastAsia"/>
          <w:b/>
        </w:rPr>
        <w:t>4</w:t>
      </w:r>
      <w:r>
        <w:rPr>
          <w:b/>
        </w:rPr>
        <w:t xml:space="preserve">.1.1 </w:t>
      </w:r>
      <w:r>
        <w:rPr>
          <w:rFonts w:eastAsia="黑体"/>
          <w:b/>
        </w:rPr>
        <w:t>CH-SIMS</w:t>
      </w:r>
      <w:r>
        <w:rPr>
          <w:rFonts w:hint="eastAsia" w:ascii="黑体" w:hAnsi="黑体" w:eastAsia="黑体"/>
          <w:b/>
        </w:rPr>
        <w:t>数据集</w:t>
      </w:r>
    </w:p>
    <w:p w14:paraId="3E00648F">
      <w:pPr>
        <w:pStyle w:val="42"/>
        <w:ind w:firstLine="480" w:firstLineChars="200"/>
      </w:pPr>
      <w:r>
        <w:rPr>
          <w:rFonts w:hint="eastAsia"/>
        </w:rPr>
        <w:t>C</w:t>
      </w:r>
      <w:r>
        <w:t>H-SIMS</w:t>
      </w:r>
      <w:r>
        <w:rPr>
          <w:rFonts w:hint="eastAsia"/>
        </w:rPr>
        <w:t>数据集是一个具有独立单模态注释的中文多模态情感分析数据集。该数据集中包含了2</w:t>
      </w:r>
      <w:r>
        <w:t>281</w:t>
      </w:r>
      <w:r>
        <w:rPr>
          <w:rFonts w:hint="eastAsia"/>
        </w:rPr>
        <w:t>个从不同国产电影、电视剧和综艺节目中截取的视频片段。每个片段中都有且只有来自一个实验对象的普通话声音信息和面部信息，长度不少于一秒且不会超过十秒。</w:t>
      </w:r>
    </w:p>
    <w:p w14:paraId="09EEE512">
      <w:pPr>
        <w:pStyle w:val="42"/>
        <w:ind w:firstLine="480" w:firstLineChars="200"/>
      </w:pPr>
      <w:r>
        <w:rPr>
          <w:rFonts w:hint="eastAsia"/>
        </w:rPr>
        <w:t>对于每个视频片段，标注的结果是{-1.0，-0.8，-0.6，-0.4，-0.2，0.0，0.2，0.4，0.6，0.8，1.0}中的一个，其中该数据集定义负值为{-1.0，-0.8}，弱负值为{-0.6，-0.4，-0.2}，中性为{0.0}，弱正值为{0.2，0.4，0.6}，正值为{0.8，1.0}</w:t>
      </w:r>
      <w:r>
        <w:rPr>
          <w:rFonts w:hint="eastAsia"/>
          <w:vertAlign w:val="superscript"/>
        </w:rPr>
        <w:t>[</w:t>
      </w:r>
      <w:r>
        <w:rPr>
          <w:vertAlign w:val="superscript"/>
        </w:rPr>
        <w:t>8]</w:t>
      </w:r>
      <w:r>
        <w:rPr>
          <w:rFonts w:hint="eastAsia"/>
        </w:rPr>
        <w:t>。</w:t>
      </w:r>
    </w:p>
    <w:p w14:paraId="124FD279">
      <w:pPr>
        <w:pStyle w:val="42"/>
        <w:ind w:firstLine="480" w:firstLineChars="200"/>
      </w:pPr>
      <w:r>
        <w:rPr>
          <w:rFonts w:hint="eastAsia"/>
        </w:rPr>
        <w:t>在实验的过程中，我们按照6：2：2分割训练，验证和测试集。</w:t>
      </w:r>
    </w:p>
    <w:p w14:paraId="3DFF5597">
      <w:pPr>
        <w:pStyle w:val="42"/>
        <w:spacing w:before="312" w:beforeLines="100" w:after="312" w:afterLines="100" w:line="240" w:lineRule="auto"/>
        <w:rPr>
          <w:b/>
        </w:rPr>
      </w:pPr>
      <w:r>
        <w:rPr>
          <w:rFonts w:hint="eastAsia"/>
          <w:b/>
        </w:rPr>
        <w:t>4</w:t>
      </w:r>
      <w:r>
        <w:rPr>
          <w:b/>
        </w:rPr>
        <w:t xml:space="preserve">.1.2 </w:t>
      </w:r>
      <w:r>
        <w:rPr>
          <w:rFonts w:hint="eastAsia"/>
          <w:b/>
        </w:rPr>
        <w:t>实验评价指标</w:t>
      </w:r>
    </w:p>
    <w:p w14:paraId="29C02B21">
      <w:pPr>
        <w:pStyle w:val="42"/>
        <w:ind w:firstLine="480" w:firstLineChars="200"/>
      </w:pPr>
      <w:r>
        <w:rPr>
          <w:rFonts w:hint="eastAsia"/>
        </w:rPr>
        <w:t>在参考了大量多模态情感分析的实验后，我们决定用以下几个参数作为评价指标来评估我们的模型性能。它们分别是：F1得分、多类精度Acc-k（其中k∈{2，3，5}）、平均绝对误差（MAE）和皮尔逊相关系数（Corr）。除了MAE之外，所有指标的数值越高表示最终模型的效果越好。</w:t>
      </w:r>
    </w:p>
    <w:p w14:paraId="5DD5AD80">
      <w:pPr>
        <w:pStyle w:val="35"/>
        <w:spacing w:before="312" w:beforeLines="100" w:after="312" w:afterLines="100"/>
      </w:pPr>
      <w:bookmarkStart w:id="28" w:name="_Toc100932587"/>
      <w:r>
        <w:t xml:space="preserve">4.2 </w:t>
      </w:r>
      <w:r>
        <w:rPr>
          <w:rFonts w:hint="eastAsia"/>
        </w:rPr>
        <w:t>与基准模型的对比实验</w:t>
      </w:r>
      <w:bookmarkEnd w:id="28"/>
    </w:p>
    <w:p w14:paraId="4CDFA810">
      <w:pPr>
        <w:pStyle w:val="42"/>
        <w:spacing w:before="312" w:beforeLines="100" w:after="312" w:afterLines="100" w:line="240" w:lineRule="auto"/>
        <w:rPr>
          <w:b/>
        </w:rPr>
      </w:pPr>
      <w:r>
        <w:rPr>
          <w:rFonts w:hint="eastAsia"/>
          <w:b/>
        </w:rPr>
        <w:t>4</w:t>
      </w:r>
      <w:r>
        <w:rPr>
          <w:b/>
        </w:rPr>
        <w:t xml:space="preserve">.2.1 </w:t>
      </w:r>
      <w:r>
        <w:rPr>
          <w:rFonts w:hint="eastAsia"/>
          <w:b/>
        </w:rPr>
        <w:t>基准模型</w:t>
      </w:r>
    </w:p>
    <w:p w14:paraId="40C0758E">
      <w:pPr>
        <w:pStyle w:val="42"/>
        <w:ind w:firstLine="480" w:firstLineChars="200"/>
      </w:pPr>
      <w:r>
        <w:rPr>
          <w:rFonts w:hint="eastAsia"/>
        </w:rPr>
        <w:t>为了验证我们的模型效果是否有提升，我们选取了传统的集中多模态情感分析模型进行对比实验。下面分别介绍本文中主要采用的基准模型：</w:t>
      </w:r>
    </w:p>
    <w:p w14:paraId="7A09076D">
      <w:pPr>
        <w:pStyle w:val="42"/>
        <w:ind w:firstLine="480" w:firstLineChars="200"/>
      </w:pPr>
      <w:r>
        <w:rPr>
          <w:rFonts w:hint="eastAsia"/>
        </w:rPr>
        <w:t>（1）早期融合L</w:t>
      </w:r>
      <w:r>
        <w:t>STM(Early Fusion LSTM</w:t>
      </w:r>
      <w:r>
        <w:rPr>
          <w:rFonts w:hint="eastAsia"/>
        </w:rPr>
        <w:t>，</w:t>
      </w:r>
      <w:r>
        <w:t>EF-LSTM)</w:t>
      </w:r>
      <w:r>
        <w:rPr>
          <w:vertAlign w:val="superscript"/>
        </w:rPr>
        <w:t>[20]</w:t>
      </w:r>
      <w:r>
        <w:rPr>
          <w:rFonts w:hint="eastAsia"/>
        </w:rPr>
        <w:t>：该模型直接将三种模态的初始输入相连，然后直接使用L</w:t>
      </w:r>
      <w:r>
        <w:t>STM</w:t>
      </w:r>
      <w:r>
        <w:rPr>
          <w:rFonts w:hint="eastAsia"/>
        </w:rPr>
        <w:t>捕捉序列中的上下文依赖关系。</w:t>
      </w:r>
    </w:p>
    <w:p w14:paraId="1AA0773C">
      <w:pPr>
        <w:pStyle w:val="42"/>
        <w:ind w:firstLine="480" w:firstLineChars="200"/>
      </w:pPr>
      <w:r>
        <w:rPr>
          <w:rFonts w:hint="eastAsia"/>
        </w:rPr>
        <w:t>（2）后期融合D</w:t>
      </w:r>
      <w:r>
        <w:t>NN(Later Fusion DNN</w:t>
      </w:r>
      <w:r>
        <w:rPr>
          <w:rFonts w:hint="eastAsia"/>
        </w:rPr>
        <w:t>，</w:t>
      </w:r>
      <w:r>
        <w:t>LF-DNN)</w:t>
      </w:r>
      <w:r>
        <w:rPr>
          <w:rFonts w:hint="eastAsia"/>
        </w:rPr>
        <w:t>：该模型先学习单模态特征，然后在分类前将这些特征进行串联。</w:t>
      </w:r>
    </w:p>
    <w:p w14:paraId="34CFC51C">
      <w:pPr>
        <w:pStyle w:val="42"/>
        <w:ind w:firstLine="480" w:firstLineChars="200"/>
      </w:pPr>
      <w:r>
        <w:rPr>
          <w:rFonts w:hint="eastAsia"/>
        </w:rPr>
        <w:t>（3）记忆融合网络(</w:t>
      </w:r>
      <w:r>
        <w:t>TFN)</w:t>
      </w:r>
      <w:r>
        <w:rPr>
          <w:vertAlign w:val="superscript"/>
        </w:rPr>
        <w:t>[2]</w:t>
      </w:r>
      <w:r>
        <w:rPr>
          <w:rFonts w:hint="eastAsia"/>
        </w:rPr>
        <w:t>：该模型通过多维张量进行建模，能有效地利用模态与模态之间的影响关系。</w:t>
      </w:r>
    </w:p>
    <w:p w14:paraId="0063B24E">
      <w:pPr>
        <w:pStyle w:val="42"/>
        <w:ind w:firstLine="480" w:firstLineChars="200"/>
      </w:pPr>
      <w:r>
        <w:rPr>
          <w:rFonts w:hint="eastAsia"/>
        </w:rPr>
        <w:t>（4）低阶多模态融合(</w:t>
      </w:r>
      <w:r>
        <w:t>Low-rank Multimodal Fusion</w:t>
      </w:r>
      <w:r>
        <w:rPr>
          <w:rFonts w:hint="eastAsia"/>
        </w:rPr>
        <w:t>，</w:t>
      </w:r>
      <w:r>
        <w:t>LMF)</w:t>
      </w:r>
      <w:r>
        <w:rPr>
          <w:vertAlign w:val="superscript"/>
        </w:rPr>
        <w:t>[21]</w:t>
      </w:r>
      <w:r>
        <w:rPr>
          <w:rFonts w:hint="eastAsia"/>
        </w:rPr>
        <w:t>：该模型能提取模态对应的低阶因子，并进行多模态融合，学习模态与模态间的关系。</w:t>
      </w:r>
    </w:p>
    <w:p w14:paraId="5E2CF50D">
      <w:pPr>
        <w:pStyle w:val="42"/>
        <w:ind w:firstLine="480" w:firstLineChars="200"/>
      </w:pPr>
      <w:r>
        <w:rPr>
          <w:rFonts w:hint="eastAsia"/>
        </w:rPr>
        <w:t>（5）记忆融合网络(</w:t>
      </w:r>
      <w:r>
        <w:t>MFN)</w:t>
      </w:r>
      <w:r>
        <w:rPr>
          <w:vertAlign w:val="superscript"/>
        </w:rPr>
        <w:t>[3]</w:t>
      </w:r>
      <w:r>
        <w:rPr>
          <w:rFonts w:hint="eastAsia"/>
        </w:rPr>
        <w:t>：该模型使用特殊的记忆机制总结时序关系，并能对特定视图和跨试图的交互进行核算。</w:t>
      </w:r>
    </w:p>
    <w:p w14:paraId="1828A56E">
      <w:pPr>
        <w:pStyle w:val="42"/>
        <w:ind w:firstLine="480" w:firstLineChars="200"/>
      </w:pPr>
      <w:r>
        <w:rPr>
          <w:rFonts w:hint="eastAsia"/>
        </w:rPr>
        <w:t>（6）多模态变换器(Multimodal Transformer，Mul</w:t>
      </w:r>
      <w:r>
        <w:t>T</w:t>
      </w:r>
      <w:r>
        <w:rPr>
          <w:rFonts w:hint="eastAsia"/>
        </w:rPr>
        <w:t>)</w:t>
      </w:r>
      <w:r>
        <w:rPr>
          <w:rFonts w:hint="eastAsia"/>
          <w:vertAlign w:val="superscript"/>
        </w:rPr>
        <w:t>[</w:t>
      </w:r>
      <w:r>
        <w:rPr>
          <w:vertAlign w:val="superscript"/>
        </w:rPr>
        <w:t>5</w:t>
      </w:r>
      <w:r>
        <w:rPr>
          <w:rFonts w:hint="eastAsia"/>
          <w:vertAlign w:val="superscript"/>
        </w:rPr>
        <w:t>]</w:t>
      </w:r>
      <w:r>
        <w:rPr>
          <w:rFonts w:hint="eastAsia"/>
        </w:rPr>
        <w:t>：该模型利用跨模态注意力机制，</w:t>
      </w:r>
      <w:r>
        <w:rPr>
          <w:rFonts w:ascii="Arial" w:hAnsi="Arial" w:cs="Arial"/>
          <w:shd w:val="clear" w:color="auto" w:fill="FFFFFF"/>
        </w:rPr>
        <w:t>潜在地将流从一种模式调整到另一种模式</w:t>
      </w:r>
      <w:r>
        <w:rPr>
          <w:rFonts w:hint="eastAsia" w:ascii="Arial" w:hAnsi="Arial" w:cs="Arial"/>
          <w:shd w:val="clear" w:color="auto" w:fill="FFFFFF"/>
        </w:rPr>
        <w:t>，</w:t>
      </w:r>
      <w:r>
        <w:rPr>
          <w:rFonts w:hint="eastAsia"/>
        </w:rPr>
        <w:t>解决多模态融合的问题。</w:t>
      </w:r>
    </w:p>
    <w:p w14:paraId="3FF70F85">
      <w:pPr>
        <w:pStyle w:val="42"/>
        <w:ind w:firstLine="480" w:firstLineChars="200"/>
      </w:pPr>
      <w:r>
        <w:rPr>
          <w:rFonts w:hint="eastAsia"/>
        </w:rPr>
        <w:t>（7）跨模态B</w:t>
      </w:r>
      <w:r>
        <w:t>ERT</w:t>
      </w:r>
      <w:r>
        <w:rPr>
          <w:rFonts w:hint="eastAsia"/>
        </w:rPr>
        <w:t>模型(</w:t>
      </w:r>
      <w:r>
        <w:t>CM-BERT)</w:t>
      </w:r>
      <w:r>
        <w:rPr>
          <w:vertAlign w:val="superscript"/>
        </w:rPr>
        <w:t>[7]</w:t>
      </w:r>
      <w:r>
        <w:rPr>
          <w:rFonts w:hint="eastAsia"/>
        </w:rPr>
        <w:t>：本文模型在该模型的基础上进行改进，能使用文本和音频的信息通过注意力的方式微调词语的权重。（由于没有找到可靠的中文语料对齐工具，因此未使用文本级的音频数据进行实验）</w:t>
      </w:r>
    </w:p>
    <w:p w14:paraId="76F1C82B">
      <w:pPr>
        <w:pStyle w:val="42"/>
        <w:spacing w:before="312" w:beforeLines="100" w:after="312" w:afterLines="100" w:line="240" w:lineRule="auto"/>
        <w:rPr>
          <w:b/>
        </w:rPr>
      </w:pPr>
      <w:r>
        <w:rPr>
          <w:rFonts w:hint="eastAsia"/>
          <w:b/>
        </w:rPr>
        <w:t>4</w:t>
      </w:r>
      <w:r>
        <w:rPr>
          <w:b/>
        </w:rPr>
        <w:t xml:space="preserve">.2.2 </w:t>
      </w:r>
      <w:r>
        <w:rPr>
          <w:rFonts w:hint="eastAsia"/>
          <w:b/>
        </w:rPr>
        <w:t>实验设定</w:t>
      </w:r>
    </w:p>
    <w:p w14:paraId="1A028627">
      <w:pPr>
        <w:pStyle w:val="42"/>
        <w:ind w:firstLine="480" w:firstLineChars="200"/>
      </w:pPr>
      <w:r>
        <w:rPr>
          <w:rFonts w:hint="eastAsia"/>
        </w:rPr>
        <w:t>为了公平比较，在每次实验中，我们选择五个随机种子1、12、1</w:t>
      </w:r>
      <w:r>
        <w:t>23、</w:t>
      </w:r>
      <w:r>
        <w:rPr>
          <w:rFonts w:hint="eastAsia"/>
        </w:rPr>
        <w:t>1234和12345，并报告五次的平均性能。</w:t>
      </w:r>
    </w:p>
    <w:p w14:paraId="2D8C060D">
      <w:pPr>
        <w:pStyle w:val="42"/>
        <w:ind w:firstLine="480" w:firstLineChars="200"/>
      </w:pPr>
      <w:r>
        <w:t>我们采用的</w:t>
      </w:r>
      <w:r>
        <w:rPr>
          <w:rFonts w:hint="eastAsia"/>
        </w:rPr>
        <w:t>B</w:t>
      </w:r>
      <w:r>
        <w:t>ERT</w:t>
      </w:r>
      <w:r>
        <w:rPr>
          <w:rFonts w:hint="eastAsia"/>
        </w:rPr>
        <w:t>预训练模型是预先训练好的中文BERT</w:t>
      </w:r>
      <w:r>
        <w:t>-B</w:t>
      </w:r>
      <w:r>
        <w:rPr>
          <w:rFonts w:hint="eastAsia"/>
        </w:rPr>
        <w:t>ase模型。根据训练得到的最佳结果，我们选取模型中的encoder层学习率为0</w:t>
      </w:r>
      <w:r>
        <w:t>.01，</w:t>
      </w:r>
      <w:r>
        <w:rPr>
          <w:rFonts w:hint="eastAsia"/>
        </w:rPr>
        <w:t>其余层学习率为</w:t>
      </w:r>
      <w:r>
        <w:t>1e-5</w:t>
      </w:r>
      <w:r>
        <w:rPr>
          <w:rFonts w:hint="eastAsia"/>
        </w:rPr>
        <w:t>，训练的迭代次数设置为4，并使用Adam优化器和m</w:t>
      </w:r>
      <w:r>
        <w:t>ean-squareerror</w:t>
      </w:r>
      <w:r>
        <w:rPr>
          <w:rFonts w:hint="eastAsia"/>
        </w:rPr>
        <w:t>损失函数。</w:t>
      </w:r>
    </w:p>
    <w:p w14:paraId="2294BA0A">
      <w:pPr>
        <w:pStyle w:val="42"/>
        <w:spacing w:before="312" w:beforeLines="100" w:after="312" w:afterLines="100" w:line="240" w:lineRule="auto"/>
        <w:rPr>
          <w:b/>
        </w:rPr>
      </w:pPr>
      <w:r>
        <w:rPr>
          <w:rFonts w:hint="eastAsia"/>
          <w:b/>
        </w:rPr>
        <w:t>4</w:t>
      </w:r>
      <w:r>
        <w:rPr>
          <w:b/>
        </w:rPr>
        <w:t xml:space="preserve">.2.3 </w:t>
      </w:r>
      <w:r>
        <w:rPr>
          <w:rFonts w:hint="eastAsia"/>
          <w:b/>
        </w:rPr>
        <w:t>与基准模型的对比结果与分析</w:t>
      </w:r>
    </w:p>
    <w:p w14:paraId="44D8F24D">
      <w:pPr>
        <w:pStyle w:val="42"/>
        <w:ind w:firstLine="480" w:firstLineChars="200"/>
      </w:pPr>
      <w:del w:id="98" w:author="个人用户" w:date="2022-04-16T17:07:00Z">
        <w:r>
          <w:rPr>
            <w:rFonts w:hint="eastAsia"/>
          </w:rPr>
          <w:delText>最终，</w:delText>
        </w:r>
      </w:del>
      <w:r>
        <w:rPr>
          <w:rFonts w:hint="eastAsia"/>
        </w:rPr>
        <w:t>本文提出的融合微表情的</w:t>
      </w:r>
      <w:ins w:id="99" w:author="个人用户" w:date="2022-04-16T18:00:00Z">
        <w:r>
          <w:rPr>
            <w:rFonts w:hint="eastAsia"/>
          </w:rPr>
          <w:t>M</w:t>
        </w:r>
      </w:ins>
      <w:r>
        <w:rPr>
          <w:rFonts w:hint="eastAsia"/>
        </w:rPr>
        <w:t>C</w:t>
      </w:r>
      <w:r>
        <w:t>M-BERT</w:t>
      </w:r>
      <w:r>
        <w:rPr>
          <w:rFonts w:hint="eastAsia"/>
        </w:rPr>
        <w:t>模型(表中表示为</w:t>
      </w:r>
      <w:del w:id="100" w:author="个人用户" w:date="2022-04-16T17:07:00Z">
        <w:r>
          <w:rPr>
            <w:rFonts w:hint="eastAsia"/>
          </w:rPr>
          <w:delText>CM-BERT(ME)</w:delText>
        </w:r>
      </w:del>
      <w:ins w:id="101" w:author="个人用户" w:date="2022-04-16T17:08:00Z">
        <w:r>
          <w:rPr>
            <w:rFonts w:hint="eastAsia"/>
          </w:rPr>
          <w:t>Ours</w:t>
        </w:r>
      </w:ins>
      <w:r>
        <w:t>)</w:t>
      </w:r>
      <w:r>
        <w:rPr>
          <w:rFonts w:hint="eastAsia"/>
        </w:rPr>
        <w:t>与传统模型的对比实验结果如表4</w:t>
      </w:r>
      <w:r>
        <w:t>-1</w:t>
      </w:r>
      <w:r>
        <w:rPr>
          <w:rFonts w:hint="eastAsia"/>
        </w:rPr>
        <w:t>所示。</w:t>
      </w:r>
    </w:p>
    <w:p w14:paraId="0617F006">
      <w:pPr>
        <w:pStyle w:val="42"/>
        <w:ind w:firstLine="480" w:firstLineChars="200"/>
      </w:pPr>
      <w:r>
        <w:rPr>
          <w:rFonts w:hint="eastAsia"/>
        </w:rPr>
        <w:t>通过在C</w:t>
      </w:r>
      <w:r>
        <w:t>H-SIMS</w:t>
      </w:r>
      <w:r>
        <w:rPr>
          <w:rFonts w:hint="eastAsia"/>
        </w:rPr>
        <w:t>数据集上进行对比实验，本文发现C</w:t>
      </w:r>
      <w:r>
        <w:t>M-BERT</w:t>
      </w:r>
      <w:r>
        <w:rPr>
          <w:rFonts w:hint="eastAsia"/>
        </w:rPr>
        <w:t>模型本身在中文数据集上的发挥并不好。说明多模态情感分析中，将多种模态的数据进行对齐操作的重要性有时不亚于精心构筑的模型结构。</w:t>
      </w:r>
    </w:p>
    <w:p w14:paraId="1ABE6849">
      <w:pPr>
        <w:pStyle w:val="42"/>
        <w:ind w:firstLine="480" w:firstLineChars="200"/>
      </w:pPr>
    </w:p>
    <w:p w14:paraId="6FD2031B">
      <w:pPr>
        <w:pStyle w:val="42"/>
        <w:ind w:firstLine="420" w:firstLineChars="200"/>
        <w:jc w:val="center"/>
        <w:rPr>
          <w:sz w:val="21"/>
          <w:szCs w:val="21"/>
        </w:rPr>
      </w:pPr>
      <w:r>
        <w:rPr>
          <w:rFonts w:hint="eastAsia"/>
          <w:sz w:val="21"/>
          <w:szCs w:val="21"/>
        </w:rPr>
        <w:t>表4</w:t>
      </w:r>
      <w:r>
        <w:rPr>
          <w:sz w:val="21"/>
          <w:szCs w:val="21"/>
        </w:rPr>
        <w:t>-1</w:t>
      </w:r>
      <w:r>
        <w:rPr>
          <w:rFonts w:hint="eastAsia"/>
          <w:sz w:val="21"/>
          <w:szCs w:val="21"/>
        </w:rPr>
        <w:t xml:space="preserve"> 在C</w:t>
      </w:r>
      <w:r>
        <w:rPr>
          <w:sz w:val="21"/>
          <w:szCs w:val="21"/>
        </w:rPr>
        <w:t>H-SIMS</w:t>
      </w:r>
      <w:r>
        <w:rPr>
          <w:rFonts w:hint="eastAsia"/>
          <w:sz w:val="21"/>
          <w:szCs w:val="21"/>
        </w:rPr>
        <w:t>数据集上与基准模型的对比实验结果</w:t>
      </w:r>
    </w:p>
    <w:p w14:paraId="66CE1945">
      <w:pPr>
        <w:pStyle w:val="42"/>
        <w:ind w:firstLine="420" w:firstLineChars="200"/>
        <w:jc w:val="center"/>
        <w:rPr>
          <w:sz w:val="21"/>
          <w:szCs w:val="21"/>
        </w:rPr>
      </w:pPr>
      <w:r>
        <w:rPr>
          <w:sz w:val="21"/>
          <w:szCs w:val="21"/>
        </w:rPr>
        <w:t>T</w:t>
      </w:r>
      <w:r>
        <w:rPr>
          <w:rFonts w:hint="eastAsia"/>
          <w:sz w:val="21"/>
          <w:szCs w:val="21"/>
        </w:rPr>
        <w:t>able</w:t>
      </w:r>
      <w:r>
        <w:rPr>
          <w:sz w:val="21"/>
          <w:szCs w:val="21"/>
        </w:rPr>
        <w:t xml:space="preserve">4-1 Results on the test set of CH-SIMS </w:t>
      </w:r>
      <w:r>
        <w:rPr>
          <w:rFonts w:hint="eastAsia"/>
          <w:sz w:val="21"/>
          <w:szCs w:val="21"/>
        </w:rPr>
        <w:t>compared</w:t>
      </w:r>
      <w:r>
        <w:rPr>
          <w:sz w:val="21"/>
          <w:szCs w:val="21"/>
        </w:rPr>
        <w:t xml:space="preserve"> </w:t>
      </w:r>
      <w:r>
        <w:rPr>
          <w:rFonts w:hint="eastAsia"/>
          <w:sz w:val="21"/>
          <w:szCs w:val="21"/>
        </w:rPr>
        <w:t>with</w:t>
      </w:r>
      <w:r>
        <w:rPr>
          <w:sz w:val="21"/>
          <w:szCs w:val="21"/>
        </w:rPr>
        <w:t xml:space="preserve"> </w:t>
      </w:r>
      <w:r>
        <w:rPr>
          <w:rFonts w:hint="eastAsia"/>
          <w:sz w:val="21"/>
          <w:szCs w:val="21"/>
        </w:rPr>
        <w:t>baseline</w:t>
      </w:r>
      <w:r>
        <w:rPr>
          <w:sz w:val="21"/>
          <w:szCs w:val="21"/>
        </w:rPr>
        <w:t xml:space="preserve"> </w:t>
      </w:r>
      <w:r>
        <w:rPr>
          <w:rFonts w:hint="eastAsia"/>
          <w:sz w:val="21"/>
          <w:szCs w:val="21"/>
        </w:rPr>
        <w:t>model</w:t>
      </w:r>
    </w:p>
    <w:tbl>
      <w:tblPr>
        <w:tblStyle w:val="27"/>
        <w:tblW w:w="9726" w:type="dxa"/>
        <w:jc w:val="center"/>
        <w:tblLayout w:type="autofit"/>
        <w:tblCellMar>
          <w:top w:w="0" w:type="dxa"/>
          <w:left w:w="108" w:type="dxa"/>
          <w:bottom w:w="0" w:type="dxa"/>
          <w:right w:w="108" w:type="dxa"/>
        </w:tblCellMar>
      </w:tblPr>
      <w:tblGrid>
        <w:gridCol w:w="1908"/>
        <w:gridCol w:w="1534"/>
        <w:gridCol w:w="1534"/>
        <w:gridCol w:w="1534"/>
        <w:gridCol w:w="1080"/>
        <w:gridCol w:w="1080"/>
        <w:gridCol w:w="1312"/>
      </w:tblGrid>
      <w:tr w14:paraId="57BB148E">
        <w:tblPrEx>
          <w:tblCellMar>
            <w:top w:w="0" w:type="dxa"/>
            <w:left w:w="108" w:type="dxa"/>
            <w:bottom w:w="0" w:type="dxa"/>
            <w:right w:w="108" w:type="dxa"/>
          </w:tblCellMar>
        </w:tblPrEx>
        <w:trPr>
          <w:trHeight w:val="285" w:hRule="atLeast"/>
          <w:jc w:val="center"/>
        </w:trPr>
        <w:tc>
          <w:tcPr>
            <w:tcW w:w="165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C53C1C">
            <w:pPr>
              <w:widowControl/>
              <w:jc w:val="center"/>
              <w:rPr>
                <w:rFonts w:eastAsia="等线"/>
                <w:color w:val="000000"/>
                <w:kern w:val="0"/>
                <w:szCs w:val="21"/>
              </w:rPr>
            </w:pPr>
            <w:r>
              <w:rPr>
                <w:rFonts w:hint="eastAsia" w:eastAsia="等线"/>
                <w:color w:val="000000"/>
                <w:kern w:val="0"/>
                <w:szCs w:val="21"/>
              </w:rPr>
              <w:t>模型名称</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749FE412">
            <w:pPr>
              <w:widowControl/>
              <w:jc w:val="center"/>
              <w:rPr>
                <w:rFonts w:eastAsia="等线"/>
                <w:color w:val="000000"/>
                <w:kern w:val="0"/>
                <w:szCs w:val="21"/>
              </w:rPr>
            </w:pPr>
            <w:r>
              <w:rPr>
                <w:rFonts w:eastAsia="等线"/>
                <w:color w:val="000000"/>
                <w:kern w:val="0"/>
                <w:szCs w:val="21"/>
              </w:rPr>
              <w:t>Mult_acc_2(%)</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34FD87F1">
            <w:pPr>
              <w:widowControl/>
              <w:jc w:val="center"/>
              <w:rPr>
                <w:rFonts w:eastAsia="等线"/>
                <w:color w:val="000000"/>
                <w:kern w:val="0"/>
                <w:szCs w:val="21"/>
              </w:rPr>
            </w:pPr>
            <w:r>
              <w:rPr>
                <w:rFonts w:eastAsia="等线"/>
                <w:color w:val="000000"/>
                <w:kern w:val="0"/>
                <w:szCs w:val="21"/>
              </w:rPr>
              <w:t>Mult_acc_3(%)</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7D54F6B3">
            <w:pPr>
              <w:widowControl/>
              <w:jc w:val="center"/>
              <w:rPr>
                <w:rFonts w:eastAsia="等线"/>
                <w:color w:val="000000"/>
                <w:kern w:val="0"/>
                <w:szCs w:val="21"/>
              </w:rPr>
            </w:pPr>
            <w:r>
              <w:rPr>
                <w:rFonts w:eastAsia="等线"/>
                <w:color w:val="000000"/>
                <w:kern w:val="0"/>
                <w:szCs w:val="21"/>
              </w:rPr>
              <w:t>Mult_acc_5(%)</w:t>
            </w:r>
          </w:p>
        </w:tc>
        <w:tc>
          <w:tcPr>
            <w:tcW w:w="1080" w:type="dxa"/>
            <w:tcBorders>
              <w:top w:val="single" w:color="auto" w:sz="4" w:space="0"/>
              <w:left w:val="nil"/>
              <w:bottom w:val="single" w:color="auto" w:sz="4" w:space="0"/>
              <w:right w:val="single" w:color="auto" w:sz="4" w:space="0"/>
            </w:tcBorders>
            <w:shd w:val="clear" w:color="auto" w:fill="auto"/>
            <w:noWrap/>
            <w:vAlign w:val="bottom"/>
          </w:tcPr>
          <w:p w14:paraId="3F891C2D">
            <w:pPr>
              <w:widowControl/>
              <w:jc w:val="center"/>
              <w:rPr>
                <w:rFonts w:eastAsia="等线"/>
                <w:color w:val="000000"/>
                <w:kern w:val="0"/>
                <w:szCs w:val="21"/>
              </w:rPr>
            </w:pPr>
            <w:r>
              <w:rPr>
                <w:rFonts w:eastAsia="等线"/>
                <w:color w:val="000000"/>
                <w:kern w:val="0"/>
                <w:szCs w:val="21"/>
              </w:rPr>
              <w:t>F1(%)</w:t>
            </w:r>
          </w:p>
        </w:tc>
        <w:tc>
          <w:tcPr>
            <w:tcW w:w="1080" w:type="dxa"/>
            <w:tcBorders>
              <w:top w:val="single" w:color="auto" w:sz="4" w:space="0"/>
              <w:left w:val="nil"/>
              <w:bottom w:val="single" w:color="auto" w:sz="4" w:space="0"/>
              <w:right w:val="single" w:color="auto" w:sz="4" w:space="0"/>
            </w:tcBorders>
            <w:shd w:val="clear" w:color="auto" w:fill="auto"/>
            <w:noWrap/>
            <w:vAlign w:val="bottom"/>
          </w:tcPr>
          <w:p w14:paraId="0A0ABA99">
            <w:pPr>
              <w:widowControl/>
              <w:jc w:val="center"/>
              <w:rPr>
                <w:rFonts w:eastAsia="等线"/>
                <w:color w:val="000000"/>
                <w:kern w:val="0"/>
                <w:szCs w:val="21"/>
              </w:rPr>
            </w:pPr>
            <w:r>
              <w:rPr>
                <w:rFonts w:eastAsia="等线"/>
                <w:color w:val="000000"/>
                <w:kern w:val="0"/>
                <w:szCs w:val="21"/>
              </w:rPr>
              <w:t>MAE(%)</w:t>
            </w:r>
          </w:p>
        </w:tc>
        <w:tc>
          <w:tcPr>
            <w:tcW w:w="1312" w:type="dxa"/>
            <w:tcBorders>
              <w:top w:val="single" w:color="auto" w:sz="4" w:space="0"/>
              <w:left w:val="nil"/>
              <w:bottom w:val="single" w:color="auto" w:sz="4" w:space="0"/>
              <w:right w:val="single" w:color="auto" w:sz="4" w:space="0"/>
            </w:tcBorders>
            <w:shd w:val="clear" w:color="auto" w:fill="auto"/>
            <w:noWrap/>
            <w:vAlign w:val="bottom"/>
          </w:tcPr>
          <w:p w14:paraId="58A547A9">
            <w:pPr>
              <w:widowControl/>
              <w:jc w:val="center"/>
              <w:rPr>
                <w:rFonts w:eastAsia="等线"/>
                <w:color w:val="000000"/>
                <w:kern w:val="0"/>
                <w:szCs w:val="21"/>
              </w:rPr>
            </w:pPr>
            <w:r>
              <w:rPr>
                <w:rFonts w:eastAsia="等线"/>
                <w:color w:val="000000"/>
                <w:kern w:val="0"/>
                <w:szCs w:val="21"/>
              </w:rPr>
              <w:t>Corr(%)</w:t>
            </w:r>
          </w:p>
        </w:tc>
      </w:tr>
      <w:tr w14:paraId="735C8079">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3F107695">
            <w:pPr>
              <w:widowControl/>
              <w:jc w:val="center"/>
              <w:rPr>
                <w:rFonts w:eastAsia="等线"/>
                <w:color w:val="000000"/>
                <w:kern w:val="0"/>
                <w:szCs w:val="21"/>
              </w:rPr>
            </w:pPr>
            <w:r>
              <w:rPr>
                <w:rFonts w:eastAsia="等线"/>
                <w:color w:val="000000"/>
                <w:kern w:val="0"/>
                <w:szCs w:val="21"/>
              </w:rPr>
              <w:t>EF-LSTM</w:t>
            </w:r>
          </w:p>
        </w:tc>
        <w:tc>
          <w:tcPr>
            <w:tcW w:w="1534" w:type="dxa"/>
            <w:tcBorders>
              <w:top w:val="nil"/>
              <w:left w:val="nil"/>
              <w:bottom w:val="single" w:color="auto" w:sz="4" w:space="0"/>
              <w:right w:val="single" w:color="auto" w:sz="4" w:space="0"/>
            </w:tcBorders>
            <w:shd w:val="clear" w:color="auto" w:fill="auto"/>
            <w:noWrap/>
            <w:vAlign w:val="bottom"/>
          </w:tcPr>
          <w:p w14:paraId="75A21AA7">
            <w:pPr>
              <w:widowControl/>
              <w:jc w:val="center"/>
              <w:rPr>
                <w:rFonts w:eastAsia="等线"/>
                <w:color w:val="000000"/>
                <w:kern w:val="0"/>
                <w:szCs w:val="21"/>
              </w:rPr>
            </w:pPr>
            <w:r>
              <w:rPr>
                <w:rFonts w:eastAsia="等线"/>
                <w:color w:val="000000"/>
                <w:kern w:val="0"/>
                <w:szCs w:val="21"/>
              </w:rPr>
              <w:t>69.37</w:t>
            </w:r>
          </w:p>
        </w:tc>
        <w:tc>
          <w:tcPr>
            <w:tcW w:w="1534" w:type="dxa"/>
            <w:tcBorders>
              <w:top w:val="nil"/>
              <w:left w:val="nil"/>
              <w:bottom w:val="single" w:color="auto" w:sz="4" w:space="0"/>
              <w:right w:val="single" w:color="auto" w:sz="4" w:space="0"/>
            </w:tcBorders>
            <w:shd w:val="clear" w:color="auto" w:fill="auto"/>
            <w:noWrap/>
            <w:vAlign w:val="bottom"/>
          </w:tcPr>
          <w:p w14:paraId="66E5616A">
            <w:pPr>
              <w:widowControl/>
              <w:jc w:val="center"/>
              <w:rPr>
                <w:rFonts w:eastAsia="等线"/>
                <w:color w:val="000000"/>
                <w:kern w:val="0"/>
                <w:szCs w:val="21"/>
              </w:rPr>
            </w:pPr>
            <w:r>
              <w:rPr>
                <w:rFonts w:eastAsia="等线"/>
                <w:color w:val="000000"/>
                <w:kern w:val="0"/>
                <w:szCs w:val="21"/>
              </w:rPr>
              <w:t>54.27</w:t>
            </w:r>
          </w:p>
        </w:tc>
        <w:tc>
          <w:tcPr>
            <w:tcW w:w="1534" w:type="dxa"/>
            <w:tcBorders>
              <w:top w:val="nil"/>
              <w:left w:val="nil"/>
              <w:bottom w:val="single" w:color="auto" w:sz="4" w:space="0"/>
              <w:right w:val="single" w:color="auto" w:sz="4" w:space="0"/>
            </w:tcBorders>
            <w:shd w:val="clear" w:color="auto" w:fill="auto"/>
            <w:noWrap/>
            <w:vAlign w:val="bottom"/>
          </w:tcPr>
          <w:p w14:paraId="08D71D51">
            <w:pPr>
              <w:widowControl/>
              <w:jc w:val="center"/>
              <w:rPr>
                <w:rFonts w:eastAsia="等线"/>
                <w:color w:val="000000"/>
                <w:kern w:val="0"/>
                <w:szCs w:val="21"/>
              </w:rPr>
            </w:pPr>
            <w:r>
              <w:rPr>
                <w:rFonts w:eastAsia="等线"/>
                <w:color w:val="000000"/>
                <w:kern w:val="0"/>
                <w:szCs w:val="21"/>
              </w:rPr>
              <w:t>21.23</w:t>
            </w:r>
          </w:p>
        </w:tc>
        <w:tc>
          <w:tcPr>
            <w:tcW w:w="1080" w:type="dxa"/>
            <w:tcBorders>
              <w:top w:val="nil"/>
              <w:left w:val="nil"/>
              <w:bottom w:val="single" w:color="auto" w:sz="4" w:space="0"/>
              <w:right w:val="single" w:color="auto" w:sz="4" w:space="0"/>
            </w:tcBorders>
            <w:shd w:val="clear" w:color="auto" w:fill="auto"/>
            <w:noWrap/>
            <w:vAlign w:val="bottom"/>
          </w:tcPr>
          <w:p w14:paraId="3F8C5EEE">
            <w:pPr>
              <w:widowControl/>
              <w:jc w:val="center"/>
              <w:rPr>
                <w:rFonts w:eastAsia="等线"/>
                <w:color w:val="000000"/>
                <w:kern w:val="0"/>
                <w:szCs w:val="21"/>
              </w:rPr>
            </w:pPr>
            <w:r>
              <w:rPr>
                <w:rFonts w:eastAsia="等线"/>
                <w:color w:val="000000"/>
                <w:kern w:val="0"/>
                <w:szCs w:val="21"/>
              </w:rPr>
              <w:t>56.82</w:t>
            </w:r>
          </w:p>
        </w:tc>
        <w:tc>
          <w:tcPr>
            <w:tcW w:w="1080" w:type="dxa"/>
            <w:tcBorders>
              <w:top w:val="nil"/>
              <w:left w:val="nil"/>
              <w:bottom w:val="single" w:color="auto" w:sz="4" w:space="0"/>
              <w:right w:val="single" w:color="auto" w:sz="4" w:space="0"/>
            </w:tcBorders>
            <w:shd w:val="clear" w:color="auto" w:fill="auto"/>
            <w:noWrap/>
            <w:vAlign w:val="bottom"/>
          </w:tcPr>
          <w:p w14:paraId="07229446">
            <w:pPr>
              <w:widowControl/>
              <w:jc w:val="center"/>
              <w:rPr>
                <w:rFonts w:eastAsia="等线"/>
                <w:b/>
                <w:color w:val="000000"/>
                <w:kern w:val="0"/>
                <w:szCs w:val="21"/>
                <w:rPrChange w:id="102" w:author="个人用户" w:date="2022-04-16T17:53:00Z">
                  <w:rPr>
                    <w:rFonts w:eastAsia="等线"/>
                    <w:color w:val="000000"/>
                    <w:kern w:val="0"/>
                    <w:szCs w:val="21"/>
                  </w:rPr>
                </w:rPrChange>
              </w:rPr>
            </w:pPr>
            <w:r>
              <w:rPr>
                <w:rFonts w:eastAsia="等线"/>
                <w:b/>
                <w:color w:val="000000"/>
                <w:kern w:val="0"/>
                <w:szCs w:val="21"/>
                <w:rPrChange w:id="103" w:author="个人用户" w:date="2022-04-16T17:53:00Z">
                  <w:rPr>
                    <w:rFonts w:eastAsia="等线"/>
                    <w:color w:val="000000"/>
                    <w:kern w:val="0"/>
                    <w:szCs w:val="21"/>
                  </w:rPr>
                </w:rPrChange>
              </w:rPr>
              <w:t>58.98</w:t>
            </w:r>
          </w:p>
        </w:tc>
        <w:tc>
          <w:tcPr>
            <w:tcW w:w="1312" w:type="dxa"/>
            <w:tcBorders>
              <w:top w:val="nil"/>
              <w:left w:val="nil"/>
              <w:bottom w:val="single" w:color="auto" w:sz="4" w:space="0"/>
              <w:right w:val="single" w:color="auto" w:sz="4" w:space="0"/>
            </w:tcBorders>
            <w:shd w:val="clear" w:color="auto" w:fill="auto"/>
            <w:noWrap/>
            <w:vAlign w:val="bottom"/>
          </w:tcPr>
          <w:p w14:paraId="549F03AA">
            <w:pPr>
              <w:widowControl/>
              <w:jc w:val="center"/>
              <w:rPr>
                <w:rFonts w:eastAsia="等线"/>
                <w:color w:val="000000"/>
                <w:kern w:val="0"/>
                <w:szCs w:val="21"/>
              </w:rPr>
            </w:pPr>
            <w:r>
              <w:rPr>
                <w:rFonts w:eastAsia="等线"/>
                <w:color w:val="000000"/>
                <w:kern w:val="0"/>
                <w:szCs w:val="21"/>
              </w:rPr>
              <w:t>49.99</w:t>
            </w:r>
          </w:p>
        </w:tc>
      </w:tr>
      <w:tr w14:paraId="58B01288">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3EB99B7E">
            <w:pPr>
              <w:widowControl/>
              <w:jc w:val="center"/>
              <w:rPr>
                <w:rFonts w:eastAsia="等线"/>
                <w:color w:val="000000"/>
                <w:kern w:val="0"/>
                <w:szCs w:val="21"/>
              </w:rPr>
            </w:pPr>
            <w:r>
              <w:rPr>
                <w:rFonts w:eastAsia="等线"/>
                <w:color w:val="000000"/>
                <w:kern w:val="0"/>
                <w:szCs w:val="21"/>
              </w:rPr>
              <w:t>LF-DNN</w:t>
            </w:r>
          </w:p>
        </w:tc>
        <w:tc>
          <w:tcPr>
            <w:tcW w:w="1534" w:type="dxa"/>
            <w:tcBorders>
              <w:top w:val="nil"/>
              <w:left w:val="nil"/>
              <w:bottom w:val="single" w:color="auto" w:sz="4" w:space="0"/>
              <w:right w:val="single" w:color="auto" w:sz="4" w:space="0"/>
            </w:tcBorders>
            <w:shd w:val="clear" w:color="auto" w:fill="auto"/>
            <w:noWrap/>
            <w:vAlign w:val="bottom"/>
          </w:tcPr>
          <w:p w14:paraId="718EFC39">
            <w:pPr>
              <w:widowControl/>
              <w:jc w:val="center"/>
              <w:rPr>
                <w:rFonts w:eastAsia="等线"/>
                <w:color w:val="000000"/>
                <w:kern w:val="0"/>
                <w:szCs w:val="21"/>
              </w:rPr>
            </w:pPr>
            <w:r>
              <w:rPr>
                <w:rFonts w:eastAsia="等线"/>
                <w:color w:val="000000"/>
                <w:kern w:val="0"/>
                <w:szCs w:val="21"/>
              </w:rPr>
              <w:t>76.72</w:t>
            </w:r>
          </w:p>
        </w:tc>
        <w:tc>
          <w:tcPr>
            <w:tcW w:w="1534" w:type="dxa"/>
            <w:tcBorders>
              <w:top w:val="nil"/>
              <w:left w:val="nil"/>
              <w:bottom w:val="single" w:color="auto" w:sz="4" w:space="0"/>
              <w:right w:val="single" w:color="auto" w:sz="4" w:space="0"/>
            </w:tcBorders>
            <w:shd w:val="clear" w:color="auto" w:fill="auto"/>
            <w:noWrap/>
            <w:vAlign w:val="bottom"/>
          </w:tcPr>
          <w:p w14:paraId="156F138A">
            <w:pPr>
              <w:widowControl/>
              <w:jc w:val="center"/>
              <w:rPr>
                <w:rFonts w:eastAsia="等线"/>
                <w:color w:val="000000"/>
                <w:kern w:val="0"/>
                <w:szCs w:val="21"/>
              </w:rPr>
            </w:pPr>
            <w:r>
              <w:rPr>
                <w:rFonts w:eastAsia="等线"/>
                <w:color w:val="000000"/>
                <w:kern w:val="0"/>
                <w:szCs w:val="21"/>
              </w:rPr>
              <w:t>64.77</w:t>
            </w:r>
          </w:p>
        </w:tc>
        <w:tc>
          <w:tcPr>
            <w:tcW w:w="1534" w:type="dxa"/>
            <w:tcBorders>
              <w:top w:val="nil"/>
              <w:left w:val="nil"/>
              <w:bottom w:val="single" w:color="auto" w:sz="4" w:space="0"/>
              <w:right w:val="single" w:color="auto" w:sz="4" w:space="0"/>
            </w:tcBorders>
            <w:shd w:val="clear" w:color="auto" w:fill="auto"/>
            <w:noWrap/>
            <w:vAlign w:val="bottom"/>
          </w:tcPr>
          <w:p w14:paraId="614D6049">
            <w:pPr>
              <w:widowControl/>
              <w:jc w:val="center"/>
              <w:rPr>
                <w:rFonts w:eastAsia="等线"/>
                <w:color w:val="000000"/>
                <w:kern w:val="0"/>
                <w:szCs w:val="21"/>
              </w:rPr>
            </w:pPr>
            <w:r>
              <w:rPr>
                <w:rFonts w:eastAsia="等线"/>
                <w:color w:val="000000"/>
                <w:kern w:val="0"/>
                <w:szCs w:val="21"/>
              </w:rPr>
              <w:t>38.86</w:t>
            </w:r>
          </w:p>
        </w:tc>
        <w:tc>
          <w:tcPr>
            <w:tcW w:w="1080" w:type="dxa"/>
            <w:tcBorders>
              <w:top w:val="nil"/>
              <w:left w:val="nil"/>
              <w:bottom w:val="single" w:color="auto" w:sz="4" w:space="0"/>
              <w:right w:val="single" w:color="auto" w:sz="4" w:space="0"/>
            </w:tcBorders>
            <w:shd w:val="clear" w:color="auto" w:fill="auto"/>
            <w:noWrap/>
            <w:vAlign w:val="bottom"/>
          </w:tcPr>
          <w:p w14:paraId="7073B179">
            <w:pPr>
              <w:widowControl/>
              <w:jc w:val="center"/>
              <w:rPr>
                <w:rFonts w:eastAsia="等线"/>
                <w:color w:val="000000"/>
                <w:kern w:val="0"/>
                <w:szCs w:val="21"/>
              </w:rPr>
            </w:pPr>
            <w:r>
              <w:rPr>
                <w:rFonts w:eastAsia="等线"/>
                <w:color w:val="000000"/>
                <w:kern w:val="0"/>
                <w:szCs w:val="21"/>
              </w:rPr>
              <w:t>76.76</w:t>
            </w:r>
          </w:p>
        </w:tc>
        <w:tc>
          <w:tcPr>
            <w:tcW w:w="1080" w:type="dxa"/>
            <w:tcBorders>
              <w:top w:val="nil"/>
              <w:left w:val="nil"/>
              <w:bottom w:val="single" w:color="auto" w:sz="4" w:space="0"/>
              <w:right w:val="single" w:color="auto" w:sz="4" w:space="0"/>
            </w:tcBorders>
            <w:shd w:val="clear" w:color="auto" w:fill="auto"/>
            <w:noWrap/>
            <w:vAlign w:val="bottom"/>
          </w:tcPr>
          <w:p w14:paraId="216C70CF">
            <w:pPr>
              <w:widowControl/>
              <w:jc w:val="center"/>
              <w:rPr>
                <w:rFonts w:eastAsia="等线"/>
                <w:color w:val="000000"/>
                <w:kern w:val="0"/>
                <w:szCs w:val="21"/>
              </w:rPr>
            </w:pPr>
            <w:r>
              <w:rPr>
                <w:rFonts w:eastAsia="等线"/>
                <w:color w:val="000000"/>
                <w:kern w:val="0"/>
                <w:szCs w:val="21"/>
              </w:rPr>
              <w:t>44.64</w:t>
            </w:r>
          </w:p>
        </w:tc>
        <w:tc>
          <w:tcPr>
            <w:tcW w:w="1312" w:type="dxa"/>
            <w:tcBorders>
              <w:top w:val="nil"/>
              <w:left w:val="nil"/>
              <w:bottom w:val="single" w:color="auto" w:sz="4" w:space="0"/>
              <w:right w:val="single" w:color="auto" w:sz="4" w:space="0"/>
            </w:tcBorders>
            <w:shd w:val="clear" w:color="auto" w:fill="auto"/>
            <w:noWrap/>
            <w:vAlign w:val="bottom"/>
          </w:tcPr>
          <w:p w14:paraId="583086CC">
            <w:pPr>
              <w:widowControl/>
              <w:jc w:val="center"/>
              <w:rPr>
                <w:rFonts w:eastAsia="等线"/>
                <w:color w:val="000000"/>
                <w:kern w:val="0"/>
                <w:szCs w:val="21"/>
              </w:rPr>
            </w:pPr>
            <w:r>
              <w:rPr>
                <w:rFonts w:eastAsia="等线"/>
                <w:color w:val="000000"/>
                <w:kern w:val="0"/>
                <w:szCs w:val="21"/>
              </w:rPr>
              <w:t>56.33</w:t>
            </w:r>
          </w:p>
        </w:tc>
      </w:tr>
      <w:tr w14:paraId="68AE7D50">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75C3BDC0">
            <w:pPr>
              <w:widowControl/>
              <w:jc w:val="center"/>
              <w:rPr>
                <w:rFonts w:eastAsia="等线"/>
                <w:color w:val="000000"/>
                <w:kern w:val="0"/>
                <w:szCs w:val="21"/>
              </w:rPr>
            </w:pPr>
            <w:r>
              <w:rPr>
                <w:rFonts w:eastAsia="等线"/>
                <w:color w:val="000000"/>
                <w:kern w:val="0"/>
                <w:szCs w:val="21"/>
              </w:rPr>
              <w:t>TFN</w:t>
            </w:r>
          </w:p>
        </w:tc>
        <w:tc>
          <w:tcPr>
            <w:tcW w:w="1534" w:type="dxa"/>
            <w:tcBorders>
              <w:top w:val="nil"/>
              <w:left w:val="nil"/>
              <w:bottom w:val="single" w:color="auto" w:sz="4" w:space="0"/>
              <w:right w:val="single" w:color="auto" w:sz="4" w:space="0"/>
            </w:tcBorders>
            <w:shd w:val="clear" w:color="auto" w:fill="auto"/>
            <w:noWrap/>
            <w:vAlign w:val="bottom"/>
          </w:tcPr>
          <w:p w14:paraId="7153607D">
            <w:pPr>
              <w:widowControl/>
              <w:jc w:val="center"/>
              <w:rPr>
                <w:rFonts w:eastAsia="等线"/>
                <w:color w:val="000000"/>
                <w:kern w:val="0"/>
                <w:szCs w:val="21"/>
              </w:rPr>
            </w:pPr>
            <w:r>
              <w:rPr>
                <w:rFonts w:eastAsia="等线"/>
                <w:color w:val="000000"/>
                <w:kern w:val="0"/>
                <w:szCs w:val="21"/>
              </w:rPr>
              <w:t>76.81</w:t>
            </w:r>
          </w:p>
        </w:tc>
        <w:tc>
          <w:tcPr>
            <w:tcW w:w="1534" w:type="dxa"/>
            <w:tcBorders>
              <w:top w:val="nil"/>
              <w:left w:val="nil"/>
              <w:bottom w:val="single" w:color="auto" w:sz="4" w:space="0"/>
              <w:right w:val="single" w:color="auto" w:sz="4" w:space="0"/>
            </w:tcBorders>
            <w:shd w:val="clear" w:color="auto" w:fill="auto"/>
            <w:noWrap/>
            <w:vAlign w:val="bottom"/>
          </w:tcPr>
          <w:p w14:paraId="26A9916D">
            <w:pPr>
              <w:widowControl/>
              <w:jc w:val="center"/>
              <w:rPr>
                <w:rFonts w:eastAsia="等线"/>
                <w:color w:val="000000"/>
                <w:kern w:val="0"/>
                <w:szCs w:val="21"/>
              </w:rPr>
            </w:pPr>
            <w:r>
              <w:rPr>
                <w:rFonts w:eastAsia="等线"/>
                <w:color w:val="000000"/>
                <w:kern w:val="0"/>
                <w:szCs w:val="21"/>
              </w:rPr>
              <w:t>64.29</w:t>
            </w:r>
          </w:p>
        </w:tc>
        <w:tc>
          <w:tcPr>
            <w:tcW w:w="1534" w:type="dxa"/>
            <w:tcBorders>
              <w:top w:val="nil"/>
              <w:left w:val="nil"/>
              <w:bottom w:val="single" w:color="auto" w:sz="4" w:space="0"/>
              <w:right w:val="single" w:color="auto" w:sz="4" w:space="0"/>
            </w:tcBorders>
            <w:shd w:val="clear" w:color="auto" w:fill="auto"/>
            <w:noWrap/>
            <w:vAlign w:val="bottom"/>
          </w:tcPr>
          <w:p w14:paraId="523CB95F">
            <w:pPr>
              <w:widowControl/>
              <w:jc w:val="center"/>
              <w:rPr>
                <w:rFonts w:eastAsia="等线"/>
                <w:color w:val="000000"/>
                <w:kern w:val="0"/>
                <w:szCs w:val="21"/>
              </w:rPr>
            </w:pPr>
            <w:r>
              <w:rPr>
                <w:rFonts w:eastAsia="等线"/>
                <w:color w:val="000000"/>
                <w:kern w:val="0"/>
                <w:szCs w:val="21"/>
              </w:rPr>
              <w:t>38.82</w:t>
            </w:r>
          </w:p>
        </w:tc>
        <w:tc>
          <w:tcPr>
            <w:tcW w:w="1080" w:type="dxa"/>
            <w:tcBorders>
              <w:top w:val="nil"/>
              <w:left w:val="nil"/>
              <w:bottom w:val="single" w:color="auto" w:sz="4" w:space="0"/>
              <w:right w:val="single" w:color="auto" w:sz="4" w:space="0"/>
            </w:tcBorders>
            <w:shd w:val="clear" w:color="auto" w:fill="auto"/>
            <w:noWrap/>
            <w:vAlign w:val="bottom"/>
          </w:tcPr>
          <w:p w14:paraId="7EA042E1">
            <w:pPr>
              <w:widowControl/>
              <w:jc w:val="center"/>
              <w:rPr>
                <w:rFonts w:eastAsia="等线"/>
                <w:color w:val="000000"/>
                <w:kern w:val="0"/>
                <w:szCs w:val="21"/>
              </w:rPr>
            </w:pPr>
            <w:r>
              <w:rPr>
                <w:rFonts w:eastAsia="等线"/>
                <w:color w:val="000000"/>
                <w:kern w:val="0"/>
                <w:szCs w:val="21"/>
              </w:rPr>
              <w:t>77.11</w:t>
            </w:r>
          </w:p>
        </w:tc>
        <w:tc>
          <w:tcPr>
            <w:tcW w:w="1080" w:type="dxa"/>
            <w:tcBorders>
              <w:top w:val="nil"/>
              <w:left w:val="nil"/>
              <w:bottom w:val="single" w:color="auto" w:sz="4" w:space="0"/>
              <w:right w:val="single" w:color="auto" w:sz="4" w:space="0"/>
            </w:tcBorders>
            <w:shd w:val="clear" w:color="auto" w:fill="auto"/>
            <w:noWrap/>
            <w:vAlign w:val="bottom"/>
          </w:tcPr>
          <w:p w14:paraId="6532BBFB">
            <w:pPr>
              <w:widowControl/>
              <w:jc w:val="center"/>
              <w:rPr>
                <w:rFonts w:eastAsia="等线"/>
                <w:color w:val="000000"/>
                <w:kern w:val="0"/>
                <w:szCs w:val="21"/>
              </w:rPr>
            </w:pPr>
            <w:r>
              <w:rPr>
                <w:rFonts w:eastAsia="等线"/>
                <w:color w:val="000000"/>
                <w:kern w:val="0"/>
                <w:szCs w:val="21"/>
              </w:rPr>
              <w:t>43.52</w:t>
            </w:r>
          </w:p>
        </w:tc>
        <w:tc>
          <w:tcPr>
            <w:tcW w:w="1312" w:type="dxa"/>
            <w:tcBorders>
              <w:top w:val="nil"/>
              <w:left w:val="nil"/>
              <w:bottom w:val="single" w:color="auto" w:sz="4" w:space="0"/>
              <w:right w:val="single" w:color="auto" w:sz="4" w:space="0"/>
            </w:tcBorders>
            <w:shd w:val="clear" w:color="auto" w:fill="auto"/>
            <w:noWrap/>
            <w:vAlign w:val="bottom"/>
          </w:tcPr>
          <w:p w14:paraId="66626AF7">
            <w:pPr>
              <w:widowControl/>
              <w:jc w:val="center"/>
              <w:rPr>
                <w:rFonts w:eastAsia="等线"/>
                <w:color w:val="000000"/>
                <w:kern w:val="0"/>
                <w:szCs w:val="21"/>
              </w:rPr>
            </w:pPr>
            <w:r>
              <w:rPr>
                <w:rFonts w:eastAsia="等线"/>
                <w:color w:val="000000"/>
                <w:kern w:val="0"/>
                <w:szCs w:val="21"/>
              </w:rPr>
              <w:t>57.38</w:t>
            </w:r>
          </w:p>
        </w:tc>
      </w:tr>
      <w:tr w14:paraId="1ACB445B">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090A625F">
            <w:pPr>
              <w:widowControl/>
              <w:jc w:val="center"/>
              <w:rPr>
                <w:rFonts w:eastAsia="等线"/>
                <w:color w:val="000000"/>
                <w:kern w:val="0"/>
                <w:szCs w:val="21"/>
              </w:rPr>
            </w:pPr>
            <w:r>
              <w:rPr>
                <w:rFonts w:eastAsia="等线"/>
                <w:color w:val="000000"/>
                <w:kern w:val="0"/>
                <w:szCs w:val="21"/>
              </w:rPr>
              <w:t>LMF</w:t>
            </w:r>
          </w:p>
        </w:tc>
        <w:tc>
          <w:tcPr>
            <w:tcW w:w="1534" w:type="dxa"/>
            <w:tcBorders>
              <w:top w:val="nil"/>
              <w:left w:val="nil"/>
              <w:bottom w:val="single" w:color="auto" w:sz="4" w:space="0"/>
              <w:right w:val="single" w:color="auto" w:sz="4" w:space="0"/>
            </w:tcBorders>
            <w:shd w:val="clear" w:color="auto" w:fill="auto"/>
            <w:noWrap/>
            <w:vAlign w:val="bottom"/>
          </w:tcPr>
          <w:p w14:paraId="6E6C9719">
            <w:pPr>
              <w:widowControl/>
              <w:jc w:val="center"/>
              <w:rPr>
                <w:rFonts w:eastAsia="等线"/>
                <w:color w:val="000000"/>
                <w:kern w:val="0"/>
                <w:szCs w:val="21"/>
              </w:rPr>
            </w:pPr>
            <w:r>
              <w:rPr>
                <w:rFonts w:eastAsia="等线"/>
                <w:color w:val="000000"/>
                <w:kern w:val="0"/>
                <w:szCs w:val="21"/>
              </w:rPr>
              <w:t>76.19</w:t>
            </w:r>
          </w:p>
        </w:tc>
        <w:tc>
          <w:tcPr>
            <w:tcW w:w="1534" w:type="dxa"/>
            <w:tcBorders>
              <w:top w:val="nil"/>
              <w:left w:val="nil"/>
              <w:bottom w:val="single" w:color="auto" w:sz="4" w:space="0"/>
              <w:right w:val="single" w:color="auto" w:sz="4" w:space="0"/>
            </w:tcBorders>
            <w:shd w:val="clear" w:color="auto" w:fill="auto"/>
            <w:noWrap/>
            <w:vAlign w:val="bottom"/>
          </w:tcPr>
          <w:p w14:paraId="56ED89F3">
            <w:pPr>
              <w:widowControl/>
              <w:jc w:val="center"/>
              <w:rPr>
                <w:rFonts w:eastAsia="等线"/>
                <w:color w:val="000000"/>
                <w:kern w:val="0"/>
                <w:szCs w:val="21"/>
              </w:rPr>
            </w:pPr>
            <w:r>
              <w:rPr>
                <w:rFonts w:eastAsia="等线"/>
                <w:color w:val="000000"/>
                <w:kern w:val="0"/>
                <w:szCs w:val="21"/>
              </w:rPr>
              <w:t>55.67</w:t>
            </w:r>
          </w:p>
        </w:tc>
        <w:tc>
          <w:tcPr>
            <w:tcW w:w="1534" w:type="dxa"/>
            <w:tcBorders>
              <w:top w:val="nil"/>
              <w:left w:val="nil"/>
              <w:bottom w:val="single" w:color="auto" w:sz="4" w:space="0"/>
              <w:right w:val="single" w:color="auto" w:sz="4" w:space="0"/>
            </w:tcBorders>
            <w:shd w:val="clear" w:color="auto" w:fill="auto"/>
            <w:noWrap/>
            <w:vAlign w:val="bottom"/>
          </w:tcPr>
          <w:p w14:paraId="71D21075">
            <w:pPr>
              <w:widowControl/>
              <w:jc w:val="center"/>
              <w:rPr>
                <w:rFonts w:eastAsia="等线"/>
                <w:color w:val="000000"/>
                <w:kern w:val="0"/>
                <w:szCs w:val="21"/>
              </w:rPr>
            </w:pPr>
            <w:r>
              <w:rPr>
                <w:rFonts w:eastAsia="等线"/>
                <w:color w:val="000000"/>
                <w:kern w:val="0"/>
                <w:szCs w:val="21"/>
              </w:rPr>
              <w:t>36.67</w:t>
            </w:r>
          </w:p>
        </w:tc>
        <w:tc>
          <w:tcPr>
            <w:tcW w:w="1080" w:type="dxa"/>
            <w:tcBorders>
              <w:top w:val="nil"/>
              <w:left w:val="nil"/>
              <w:bottom w:val="single" w:color="auto" w:sz="4" w:space="0"/>
              <w:right w:val="single" w:color="auto" w:sz="4" w:space="0"/>
            </w:tcBorders>
            <w:shd w:val="clear" w:color="auto" w:fill="auto"/>
            <w:noWrap/>
            <w:vAlign w:val="bottom"/>
          </w:tcPr>
          <w:p w14:paraId="22CE48E6">
            <w:pPr>
              <w:widowControl/>
              <w:jc w:val="center"/>
              <w:rPr>
                <w:rFonts w:eastAsia="等线"/>
                <w:color w:val="000000"/>
                <w:kern w:val="0"/>
                <w:szCs w:val="21"/>
              </w:rPr>
            </w:pPr>
            <w:r>
              <w:rPr>
                <w:rFonts w:eastAsia="等线"/>
                <w:color w:val="000000"/>
                <w:kern w:val="0"/>
                <w:szCs w:val="21"/>
              </w:rPr>
              <w:t>73.50</w:t>
            </w:r>
          </w:p>
        </w:tc>
        <w:tc>
          <w:tcPr>
            <w:tcW w:w="1080" w:type="dxa"/>
            <w:tcBorders>
              <w:top w:val="nil"/>
              <w:left w:val="nil"/>
              <w:bottom w:val="single" w:color="auto" w:sz="4" w:space="0"/>
              <w:right w:val="single" w:color="auto" w:sz="4" w:space="0"/>
            </w:tcBorders>
            <w:shd w:val="clear" w:color="auto" w:fill="auto"/>
            <w:noWrap/>
            <w:vAlign w:val="bottom"/>
          </w:tcPr>
          <w:p w14:paraId="5ECF64B6">
            <w:pPr>
              <w:widowControl/>
              <w:jc w:val="center"/>
              <w:rPr>
                <w:rFonts w:eastAsia="等线"/>
                <w:color w:val="000000"/>
                <w:kern w:val="0"/>
                <w:szCs w:val="21"/>
              </w:rPr>
            </w:pPr>
            <w:r>
              <w:rPr>
                <w:rFonts w:eastAsia="等线"/>
                <w:color w:val="000000"/>
                <w:kern w:val="0"/>
                <w:szCs w:val="21"/>
              </w:rPr>
              <w:t>47.44</w:t>
            </w:r>
          </w:p>
        </w:tc>
        <w:tc>
          <w:tcPr>
            <w:tcW w:w="1312" w:type="dxa"/>
            <w:tcBorders>
              <w:top w:val="nil"/>
              <w:left w:val="nil"/>
              <w:bottom w:val="single" w:color="auto" w:sz="4" w:space="0"/>
              <w:right w:val="single" w:color="auto" w:sz="4" w:space="0"/>
            </w:tcBorders>
            <w:shd w:val="clear" w:color="auto" w:fill="auto"/>
            <w:noWrap/>
            <w:vAlign w:val="bottom"/>
          </w:tcPr>
          <w:p w14:paraId="55578D0E">
            <w:pPr>
              <w:widowControl/>
              <w:jc w:val="center"/>
              <w:rPr>
                <w:rFonts w:eastAsia="等线"/>
                <w:color w:val="000000"/>
                <w:kern w:val="0"/>
                <w:szCs w:val="21"/>
              </w:rPr>
            </w:pPr>
            <w:r>
              <w:rPr>
                <w:rFonts w:eastAsia="等线"/>
                <w:color w:val="000000"/>
                <w:kern w:val="0"/>
                <w:szCs w:val="21"/>
              </w:rPr>
              <w:t>46.70</w:t>
            </w:r>
          </w:p>
        </w:tc>
      </w:tr>
      <w:tr w14:paraId="267544DA">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030A0A9D">
            <w:pPr>
              <w:widowControl/>
              <w:jc w:val="center"/>
              <w:rPr>
                <w:rFonts w:eastAsia="等线"/>
                <w:color w:val="000000"/>
                <w:kern w:val="0"/>
                <w:szCs w:val="21"/>
              </w:rPr>
            </w:pPr>
            <w:r>
              <w:rPr>
                <w:rFonts w:eastAsia="等线"/>
                <w:color w:val="000000"/>
                <w:kern w:val="0"/>
                <w:szCs w:val="21"/>
              </w:rPr>
              <w:t>MFN</w:t>
            </w:r>
          </w:p>
        </w:tc>
        <w:tc>
          <w:tcPr>
            <w:tcW w:w="1534" w:type="dxa"/>
            <w:tcBorders>
              <w:top w:val="nil"/>
              <w:left w:val="nil"/>
              <w:bottom w:val="single" w:color="auto" w:sz="4" w:space="0"/>
              <w:right w:val="single" w:color="auto" w:sz="4" w:space="0"/>
            </w:tcBorders>
            <w:shd w:val="clear" w:color="auto" w:fill="auto"/>
            <w:noWrap/>
            <w:vAlign w:val="bottom"/>
          </w:tcPr>
          <w:p w14:paraId="3345DB50">
            <w:pPr>
              <w:widowControl/>
              <w:jc w:val="center"/>
              <w:rPr>
                <w:rFonts w:eastAsia="等线"/>
                <w:color w:val="000000"/>
                <w:kern w:val="0"/>
                <w:szCs w:val="21"/>
              </w:rPr>
            </w:pPr>
            <w:r>
              <w:rPr>
                <w:rFonts w:eastAsia="等线"/>
                <w:color w:val="000000"/>
                <w:kern w:val="0"/>
                <w:szCs w:val="21"/>
              </w:rPr>
              <w:t>77.20</w:t>
            </w:r>
          </w:p>
        </w:tc>
        <w:tc>
          <w:tcPr>
            <w:tcW w:w="1534" w:type="dxa"/>
            <w:tcBorders>
              <w:top w:val="nil"/>
              <w:left w:val="nil"/>
              <w:bottom w:val="single" w:color="auto" w:sz="4" w:space="0"/>
              <w:right w:val="single" w:color="auto" w:sz="4" w:space="0"/>
            </w:tcBorders>
            <w:shd w:val="clear" w:color="auto" w:fill="auto"/>
            <w:noWrap/>
            <w:vAlign w:val="bottom"/>
          </w:tcPr>
          <w:p w14:paraId="19FB6156">
            <w:pPr>
              <w:widowControl/>
              <w:jc w:val="center"/>
              <w:rPr>
                <w:rFonts w:eastAsia="等线"/>
                <w:color w:val="000000"/>
                <w:kern w:val="0"/>
                <w:szCs w:val="21"/>
              </w:rPr>
            </w:pPr>
            <w:r>
              <w:rPr>
                <w:rFonts w:eastAsia="等线"/>
                <w:color w:val="000000"/>
                <w:kern w:val="0"/>
                <w:szCs w:val="21"/>
              </w:rPr>
              <w:t>65.08</w:t>
            </w:r>
          </w:p>
        </w:tc>
        <w:tc>
          <w:tcPr>
            <w:tcW w:w="1534" w:type="dxa"/>
            <w:tcBorders>
              <w:top w:val="nil"/>
              <w:left w:val="nil"/>
              <w:bottom w:val="single" w:color="auto" w:sz="4" w:space="0"/>
              <w:right w:val="single" w:color="auto" w:sz="4" w:space="0"/>
            </w:tcBorders>
            <w:shd w:val="clear" w:color="auto" w:fill="auto"/>
            <w:noWrap/>
            <w:vAlign w:val="bottom"/>
          </w:tcPr>
          <w:p w14:paraId="5BD1DF7B">
            <w:pPr>
              <w:widowControl/>
              <w:jc w:val="center"/>
              <w:rPr>
                <w:rFonts w:eastAsia="等线"/>
                <w:color w:val="000000"/>
                <w:kern w:val="0"/>
                <w:szCs w:val="21"/>
              </w:rPr>
            </w:pPr>
            <w:r>
              <w:rPr>
                <w:rFonts w:eastAsia="等线"/>
                <w:color w:val="000000"/>
                <w:kern w:val="0"/>
                <w:szCs w:val="21"/>
              </w:rPr>
              <w:t>38.34</w:t>
            </w:r>
          </w:p>
        </w:tc>
        <w:tc>
          <w:tcPr>
            <w:tcW w:w="1080" w:type="dxa"/>
            <w:tcBorders>
              <w:top w:val="nil"/>
              <w:left w:val="nil"/>
              <w:bottom w:val="single" w:color="auto" w:sz="4" w:space="0"/>
              <w:right w:val="single" w:color="auto" w:sz="4" w:space="0"/>
            </w:tcBorders>
            <w:shd w:val="clear" w:color="auto" w:fill="auto"/>
            <w:noWrap/>
            <w:vAlign w:val="bottom"/>
          </w:tcPr>
          <w:p w14:paraId="1D775737">
            <w:pPr>
              <w:widowControl/>
              <w:jc w:val="center"/>
              <w:rPr>
                <w:rFonts w:eastAsia="等线"/>
                <w:color w:val="000000"/>
                <w:kern w:val="0"/>
                <w:szCs w:val="21"/>
              </w:rPr>
            </w:pPr>
            <w:r>
              <w:rPr>
                <w:rFonts w:eastAsia="等线"/>
                <w:color w:val="000000"/>
                <w:kern w:val="0"/>
                <w:szCs w:val="21"/>
              </w:rPr>
              <w:t>76.90</w:t>
            </w:r>
          </w:p>
        </w:tc>
        <w:tc>
          <w:tcPr>
            <w:tcW w:w="1080" w:type="dxa"/>
            <w:tcBorders>
              <w:top w:val="nil"/>
              <w:left w:val="nil"/>
              <w:bottom w:val="single" w:color="auto" w:sz="4" w:space="0"/>
              <w:right w:val="single" w:color="auto" w:sz="4" w:space="0"/>
            </w:tcBorders>
            <w:shd w:val="clear" w:color="auto" w:fill="auto"/>
            <w:noWrap/>
            <w:vAlign w:val="bottom"/>
          </w:tcPr>
          <w:p w14:paraId="0659912E">
            <w:pPr>
              <w:widowControl/>
              <w:jc w:val="center"/>
              <w:rPr>
                <w:rFonts w:eastAsia="等线"/>
                <w:color w:val="000000"/>
                <w:kern w:val="0"/>
                <w:szCs w:val="21"/>
              </w:rPr>
            </w:pPr>
            <w:r>
              <w:rPr>
                <w:rFonts w:eastAsia="等线"/>
                <w:color w:val="000000"/>
                <w:kern w:val="0"/>
                <w:szCs w:val="21"/>
              </w:rPr>
              <w:t>43.94</w:t>
            </w:r>
          </w:p>
        </w:tc>
        <w:tc>
          <w:tcPr>
            <w:tcW w:w="1312" w:type="dxa"/>
            <w:tcBorders>
              <w:top w:val="nil"/>
              <w:left w:val="nil"/>
              <w:bottom w:val="single" w:color="auto" w:sz="4" w:space="0"/>
              <w:right w:val="single" w:color="auto" w:sz="4" w:space="0"/>
            </w:tcBorders>
            <w:shd w:val="clear" w:color="auto" w:fill="auto"/>
            <w:noWrap/>
            <w:vAlign w:val="bottom"/>
          </w:tcPr>
          <w:p w14:paraId="35234E07">
            <w:pPr>
              <w:widowControl/>
              <w:jc w:val="center"/>
              <w:rPr>
                <w:rFonts w:eastAsia="等线"/>
                <w:color w:val="000000"/>
                <w:kern w:val="0"/>
                <w:szCs w:val="21"/>
              </w:rPr>
            </w:pPr>
            <w:r>
              <w:rPr>
                <w:rFonts w:eastAsia="等线"/>
                <w:color w:val="000000"/>
                <w:kern w:val="0"/>
                <w:szCs w:val="21"/>
              </w:rPr>
              <w:t>56.29</w:t>
            </w:r>
          </w:p>
        </w:tc>
      </w:tr>
      <w:tr w14:paraId="3D31036F">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7BDF1EA8">
            <w:pPr>
              <w:widowControl/>
              <w:jc w:val="center"/>
              <w:rPr>
                <w:rFonts w:eastAsia="等线"/>
                <w:color w:val="000000"/>
                <w:kern w:val="0"/>
                <w:szCs w:val="21"/>
              </w:rPr>
            </w:pPr>
            <w:r>
              <w:rPr>
                <w:rFonts w:eastAsia="等线"/>
                <w:color w:val="000000"/>
                <w:kern w:val="0"/>
                <w:szCs w:val="21"/>
              </w:rPr>
              <w:t>M</w:t>
            </w:r>
            <w:r>
              <w:rPr>
                <w:rFonts w:hint="eastAsia" w:eastAsia="等线"/>
                <w:color w:val="000000"/>
                <w:kern w:val="0"/>
                <w:szCs w:val="21"/>
              </w:rPr>
              <w:t>ulT</w:t>
            </w:r>
          </w:p>
        </w:tc>
        <w:tc>
          <w:tcPr>
            <w:tcW w:w="1534" w:type="dxa"/>
            <w:tcBorders>
              <w:top w:val="nil"/>
              <w:left w:val="nil"/>
              <w:bottom w:val="single" w:color="auto" w:sz="4" w:space="0"/>
              <w:right w:val="single" w:color="auto" w:sz="4" w:space="0"/>
            </w:tcBorders>
            <w:shd w:val="clear" w:color="auto" w:fill="auto"/>
            <w:noWrap/>
            <w:vAlign w:val="center"/>
          </w:tcPr>
          <w:p w14:paraId="39A80D77">
            <w:pPr>
              <w:widowControl/>
              <w:jc w:val="center"/>
              <w:rPr>
                <w:rFonts w:eastAsia="等线"/>
                <w:color w:val="000000"/>
                <w:kern w:val="0"/>
                <w:szCs w:val="21"/>
              </w:rPr>
            </w:pPr>
            <w:r>
              <w:rPr>
                <w:rFonts w:eastAsia="等线"/>
                <w:color w:val="000000"/>
                <w:kern w:val="0"/>
                <w:szCs w:val="21"/>
              </w:rPr>
              <w:t>77.61</w:t>
            </w:r>
          </w:p>
        </w:tc>
        <w:tc>
          <w:tcPr>
            <w:tcW w:w="1534" w:type="dxa"/>
            <w:tcBorders>
              <w:top w:val="nil"/>
              <w:left w:val="nil"/>
              <w:bottom w:val="single" w:color="auto" w:sz="4" w:space="0"/>
              <w:right w:val="single" w:color="auto" w:sz="4" w:space="0"/>
            </w:tcBorders>
            <w:shd w:val="clear" w:color="auto" w:fill="auto"/>
            <w:noWrap/>
            <w:vAlign w:val="center"/>
          </w:tcPr>
          <w:p w14:paraId="7F196093">
            <w:pPr>
              <w:widowControl/>
              <w:jc w:val="center"/>
              <w:rPr>
                <w:rFonts w:eastAsia="等线"/>
                <w:color w:val="000000"/>
                <w:kern w:val="0"/>
                <w:szCs w:val="21"/>
              </w:rPr>
            </w:pPr>
            <w:r>
              <w:rPr>
                <w:rFonts w:eastAsia="等线"/>
                <w:color w:val="000000"/>
                <w:kern w:val="0"/>
                <w:szCs w:val="21"/>
              </w:rPr>
              <w:t>65.50</w:t>
            </w:r>
          </w:p>
        </w:tc>
        <w:tc>
          <w:tcPr>
            <w:tcW w:w="1534" w:type="dxa"/>
            <w:tcBorders>
              <w:top w:val="nil"/>
              <w:left w:val="nil"/>
              <w:bottom w:val="single" w:color="auto" w:sz="4" w:space="0"/>
              <w:right w:val="single" w:color="auto" w:sz="4" w:space="0"/>
            </w:tcBorders>
            <w:shd w:val="clear" w:color="auto" w:fill="auto"/>
            <w:noWrap/>
            <w:vAlign w:val="center"/>
          </w:tcPr>
          <w:p w14:paraId="0B9AD926">
            <w:pPr>
              <w:widowControl/>
              <w:jc w:val="center"/>
              <w:rPr>
                <w:rFonts w:eastAsia="等线"/>
                <w:color w:val="000000"/>
                <w:kern w:val="0"/>
                <w:szCs w:val="21"/>
              </w:rPr>
            </w:pPr>
            <w:r>
              <w:rPr>
                <w:rFonts w:eastAsia="等线"/>
                <w:color w:val="000000"/>
                <w:kern w:val="0"/>
                <w:szCs w:val="21"/>
              </w:rPr>
              <w:t>37.49</w:t>
            </w:r>
          </w:p>
        </w:tc>
        <w:tc>
          <w:tcPr>
            <w:tcW w:w="1080" w:type="dxa"/>
            <w:tcBorders>
              <w:top w:val="nil"/>
              <w:left w:val="nil"/>
              <w:bottom w:val="single" w:color="auto" w:sz="4" w:space="0"/>
              <w:right w:val="single" w:color="auto" w:sz="4" w:space="0"/>
            </w:tcBorders>
            <w:shd w:val="clear" w:color="auto" w:fill="auto"/>
            <w:noWrap/>
            <w:vAlign w:val="center"/>
          </w:tcPr>
          <w:p w14:paraId="4E893017">
            <w:pPr>
              <w:widowControl/>
              <w:jc w:val="center"/>
              <w:rPr>
                <w:rFonts w:eastAsia="等线"/>
                <w:color w:val="000000"/>
                <w:kern w:val="0"/>
                <w:szCs w:val="21"/>
              </w:rPr>
            </w:pPr>
            <w:r>
              <w:rPr>
                <w:rFonts w:eastAsia="等线"/>
                <w:color w:val="000000"/>
                <w:kern w:val="0"/>
                <w:szCs w:val="21"/>
              </w:rPr>
              <w:t>77.66</w:t>
            </w:r>
          </w:p>
        </w:tc>
        <w:tc>
          <w:tcPr>
            <w:tcW w:w="1080" w:type="dxa"/>
            <w:tcBorders>
              <w:top w:val="nil"/>
              <w:left w:val="nil"/>
              <w:bottom w:val="single" w:color="auto" w:sz="4" w:space="0"/>
              <w:right w:val="single" w:color="auto" w:sz="4" w:space="0"/>
            </w:tcBorders>
            <w:shd w:val="clear" w:color="auto" w:fill="auto"/>
            <w:noWrap/>
            <w:vAlign w:val="center"/>
          </w:tcPr>
          <w:p w14:paraId="0006BF6C">
            <w:pPr>
              <w:widowControl/>
              <w:jc w:val="center"/>
              <w:rPr>
                <w:rFonts w:eastAsia="等线"/>
                <w:color w:val="000000"/>
                <w:kern w:val="0"/>
                <w:szCs w:val="21"/>
              </w:rPr>
            </w:pPr>
            <w:r>
              <w:rPr>
                <w:rFonts w:eastAsia="等线"/>
                <w:color w:val="000000"/>
                <w:kern w:val="0"/>
                <w:szCs w:val="21"/>
              </w:rPr>
              <w:t>44.19</w:t>
            </w:r>
          </w:p>
        </w:tc>
        <w:tc>
          <w:tcPr>
            <w:tcW w:w="1312" w:type="dxa"/>
            <w:tcBorders>
              <w:top w:val="nil"/>
              <w:left w:val="nil"/>
              <w:bottom w:val="single" w:color="auto" w:sz="4" w:space="0"/>
              <w:right w:val="single" w:color="auto" w:sz="4" w:space="0"/>
            </w:tcBorders>
            <w:shd w:val="clear" w:color="auto" w:fill="auto"/>
            <w:noWrap/>
            <w:vAlign w:val="center"/>
          </w:tcPr>
          <w:p w14:paraId="1DEA3647">
            <w:pPr>
              <w:widowControl/>
              <w:jc w:val="center"/>
              <w:rPr>
                <w:rFonts w:eastAsia="等线"/>
                <w:b/>
                <w:color w:val="000000"/>
                <w:kern w:val="0"/>
                <w:szCs w:val="21"/>
                <w:rPrChange w:id="104" w:author="个人用户" w:date="2022-04-16T17:53:00Z">
                  <w:rPr>
                    <w:rFonts w:eastAsia="等线"/>
                    <w:color w:val="000000"/>
                    <w:kern w:val="0"/>
                    <w:szCs w:val="21"/>
                  </w:rPr>
                </w:rPrChange>
              </w:rPr>
            </w:pPr>
            <w:r>
              <w:rPr>
                <w:rFonts w:eastAsia="等线"/>
                <w:b/>
                <w:color w:val="000000"/>
                <w:kern w:val="0"/>
                <w:szCs w:val="21"/>
                <w:rPrChange w:id="105" w:author="个人用户" w:date="2022-04-16T17:53:00Z">
                  <w:rPr>
                    <w:rFonts w:eastAsia="等线"/>
                    <w:color w:val="000000"/>
                    <w:kern w:val="0"/>
                    <w:szCs w:val="21"/>
                  </w:rPr>
                </w:rPrChange>
              </w:rPr>
              <w:t>58.44</w:t>
            </w:r>
          </w:p>
        </w:tc>
      </w:tr>
      <w:tr w14:paraId="2145574E">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auto" w:fill="auto"/>
            <w:noWrap/>
            <w:vAlign w:val="bottom"/>
          </w:tcPr>
          <w:p w14:paraId="0CA398DF">
            <w:pPr>
              <w:widowControl/>
              <w:jc w:val="center"/>
              <w:rPr>
                <w:rFonts w:eastAsia="等线"/>
                <w:color w:val="000000"/>
                <w:kern w:val="0"/>
                <w:szCs w:val="21"/>
              </w:rPr>
            </w:pPr>
            <w:r>
              <w:rPr>
                <w:rFonts w:eastAsia="等线"/>
                <w:kern w:val="0"/>
                <w:szCs w:val="21"/>
              </w:rPr>
              <w:t>CM-BERT</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7B2C4986">
            <w:pPr>
              <w:widowControl/>
              <w:jc w:val="center"/>
              <w:rPr>
                <w:rFonts w:eastAsia="等线"/>
                <w:color w:val="000000"/>
                <w:kern w:val="0"/>
                <w:szCs w:val="21"/>
              </w:rPr>
            </w:pPr>
            <w:r>
              <w:rPr>
                <w:rFonts w:eastAsia="等线"/>
                <w:color w:val="000000"/>
                <w:szCs w:val="21"/>
              </w:rPr>
              <w:t>77.06</w:t>
            </w:r>
          </w:p>
        </w:tc>
        <w:tc>
          <w:tcPr>
            <w:tcW w:w="15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0D8174">
            <w:pPr>
              <w:widowControl/>
              <w:jc w:val="center"/>
              <w:rPr>
                <w:rFonts w:eastAsia="等线"/>
                <w:color w:val="000000"/>
                <w:kern w:val="0"/>
                <w:szCs w:val="21"/>
              </w:rPr>
            </w:pPr>
            <w:r>
              <w:rPr>
                <w:rFonts w:eastAsia="等线"/>
                <w:color w:val="000000"/>
                <w:szCs w:val="21"/>
              </w:rPr>
              <w:t>64.99</w:t>
            </w:r>
          </w:p>
        </w:tc>
        <w:tc>
          <w:tcPr>
            <w:tcW w:w="15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A2C2F02">
            <w:pPr>
              <w:widowControl/>
              <w:jc w:val="center"/>
              <w:rPr>
                <w:rFonts w:eastAsia="等线"/>
                <w:color w:val="000000"/>
                <w:kern w:val="0"/>
                <w:szCs w:val="21"/>
              </w:rPr>
            </w:pPr>
            <w:r>
              <w:rPr>
                <w:rFonts w:eastAsia="等线"/>
                <w:color w:val="000000"/>
                <w:szCs w:val="21"/>
              </w:rPr>
              <w:t>37.42</w:t>
            </w:r>
          </w:p>
        </w:tc>
        <w:tc>
          <w:tcPr>
            <w:tcW w:w="108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C1440E8">
            <w:pPr>
              <w:widowControl/>
              <w:jc w:val="center"/>
              <w:rPr>
                <w:rFonts w:eastAsia="等线"/>
                <w:color w:val="000000"/>
                <w:kern w:val="0"/>
                <w:szCs w:val="21"/>
              </w:rPr>
            </w:pPr>
            <w:r>
              <w:rPr>
                <w:rFonts w:eastAsia="等线"/>
                <w:color w:val="000000"/>
                <w:szCs w:val="21"/>
              </w:rPr>
              <w:t>75.91</w:t>
            </w:r>
          </w:p>
        </w:tc>
        <w:tc>
          <w:tcPr>
            <w:tcW w:w="108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00AF4AD">
            <w:pPr>
              <w:widowControl/>
              <w:jc w:val="center"/>
              <w:rPr>
                <w:rFonts w:eastAsia="等线"/>
                <w:color w:val="000000"/>
                <w:kern w:val="0"/>
                <w:szCs w:val="21"/>
              </w:rPr>
            </w:pPr>
            <w:r>
              <w:rPr>
                <w:rFonts w:eastAsia="等线"/>
                <w:color w:val="000000"/>
                <w:szCs w:val="21"/>
              </w:rPr>
              <w:t>45.23</w:t>
            </w:r>
          </w:p>
        </w:tc>
        <w:tc>
          <w:tcPr>
            <w:tcW w:w="131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F595601">
            <w:pPr>
              <w:widowControl/>
              <w:jc w:val="center"/>
              <w:rPr>
                <w:rFonts w:eastAsia="等线"/>
                <w:color w:val="000000"/>
                <w:kern w:val="0"/>
                <w:szCs w:val="21"/>
              </w:rPr>
            </w:pPr>
            <w:r>
              <w:rPr>
                <w:rFonts w:eastAsia="等线"/>
                <w:color w:val="000000"/>
                <w:szCs w:val="21"/>
              </w:rPr>
              <w:t>57.54</w:t>
            </w:r>
          </w:p>
        </w:tc>
      </w:tr>
      <w:tr w14:paraId="1A941DE3">
        <w:tblPrEx>
          <w:tblCellMar>
            <w:top w:w="0" w:type="dxa"/>
            <w:left w:w="108" w:type="dxa"/>
            <w:bottom w:w="0" w:type="dxa"/>
            <w:right w:w="108" w:type="dxa"/>
          </w:tblCellMar>
        </w:tblPrEx>
        <w:trPr>
          <w:trHeight w:val="285" w:hRule="atLeast"/>
          <w:jc w:val="center"/>
        </w:trPr>
        <w:tc>
          <w:tcPr>
            <w:tcW w:w="1652" w:type="dxa"/>
            <w:tcBorders>
              <w:top w:val="nil"/>
              <w:left w:val="single" w:color="auto" w:sz="4" w:space="0"/>
              <w:bottom w:val="single" w:color="auto" w:sz="4" w:space="0"/>
              <w:right w:val="single" w:color="auto" w:sz="4" w:space="0"/>
            </w:tcBorders>
            <w:shd w:val="clear" w:color="000000" w:fill="FFFFFF"/>
            <w:noWrap/>
            <w:vAlign w:val="bottom"/>
          </w:tcPr>
          <w:p w14:paraId="1C5D7EEF">
            <w:pPr>
              <w:widowControl/>
              <w:jc w:val="center"/>
              <w:rPr>
                <w:rFonts w:eastAsia="等线"/>
                <w:kern w:val="0"/>
                <w:szCs w:val="21"/>
              </w:rPr>
            </w:pPr>
            <w:ins w:id="106" w:author="个人用户" w:date="2022-04-16T17:51:00Z">
              <w:r>
                <w:rPr>
                  <w:rFonts w:hint="eastAsia" w:eastAsia="等线"/>
                  <w:kern w:val="0"/>
                  <w:szCs w:val="21"/>
                </w:rPr>
                <w:t>M</w:t>
              </w:r>
            </w:ins>
            <w:ins w:id="107" w:author="个人用户" w:date="2022-04-16T17:51:00Z">
              <w:r>
                <w:rPr>
                  <w:rFonts w:eastAsia="等线"/>
                  <w:kern w:val="0"/>
                  <w:szCs w:val="21"/>
                </w:rPr>
                <w:t>-</w:t>
              </w:r>
            </w:ins>
            <w:r>
              <w:rPr>
                <w:rFonts w:eastAsia="等线"/>
                <w:kern w:val="0"/>
                <w:szCs w:val="21"/>
              </w:rPr>
              <w:t>CM-BERT(</w:t>
            </w:r>
            <w:del w:id="108" w:author="个人用户" w:date="2022-04-16T17:52:00Z">
              <w:r>
                <w:rPr>
                  <w:rFonts w:hint="eastAsia" w:eastAsia="等线"/>
                  <w:kern w:val="0"/>
                  <w:szCs w:val="21"/>
                </w:rPr>
                <w:delText>ME</w:delText>
              </w:r>
            </w:del>
            <w:ins w:id="109" w:author="个人用户" w:date="2022-04-16T17:52:00Z">
              <w:r>
                <w:rPr>
                  <w:rFonts w:hint="eastAsia" w:eastAsia="等线"/>
                  <w:kern w:val="0"/>
                  <w:szCs w:val="21"/>
                </w:rPr>
                <w:t>ours</w:t>
              </w:r>
            </w:ins>
            <w:r>
              <w:rPr>
                <w:rFonts w:eastAsia="等线"/>
                <w:kern w:val="0"/>
                <w:szCs w:val="21"/>
              </w:rPr>
              <w:t>)</w:t>
            </w:r>
          </w:p>
        </w:tc>
        <w:tc>
          <w:tcPr>
            <w:tcW w:w="1534" w:type="dxa"/>
            <w:tcBorders>
              <w:top w:val="single" w:color="auto" w:sz="4" w:space="0"/>
              <w:left w:val="nil"/>
              <w:bottom w:val="single" w:color="auto" w:sz="4" w:space="0"/>
              <w:right w:val="single" w:color="auto" w:sz="4" w:space="0"/>
            </w:tcBorders>
            <w:shd w:val="clear" w:color="000000" w:fill="FFFFFF"/>
            <w:noWrap/>
            <w:vAlign w:val="bottom"/>
          </w:tcPr>
          <w:p w14:paraId="49DB66D9">
            <w:pPr>
              <w:widowControl/>
              <w:jc w:val="center"/>
              <w:rPr>
                <w:rFonts w:eastAsia="等线"/>
                <w:b/>
                <w:kern w:val="0"/>
                <w:szCs w:val="21"/>
                <w:rPrChange w:id="110" w:author="个人用户" w:date="2022-04-16T17:56:00Z">
                  <w:rPr>
                    <w:rFonts w:eastAsia="等线"/>
                    <w:kern w:val="0"/>
                    <w:szCs w:val="21"/>
                  </w:rPr>
                </w:rPrChange>
              </w:rPr>
            </w:pPr>
            <w:r>
              <w:rPr>
                <w:rFonts w:hint="eastAsia"/>
                <w:b/>
                <w:rPrChange w:id="111" w:author="个人用户" w:date="2022-04-16T17:56:00Z">
                  <w:rPr>
                    <w:rFonts w:hint="eastAsia"/>
                  </w:rPr>
                </w:rPrChange>
              </w:rPr>
              <w:t>7</w:t>
            </w:r>
            <w:r>
              <w:rPr>
                <w:b/>
                <w:rPrChange w:id="112" w:author="个人用户" w:date="2022-04-16T17:56:00Z">
                  <w:rPr/>
                </w:rPrChange>
              </w:rPr>
              <w:t>8</w:t>
            </w:r>
            <w:r>
              <w:rPr>
                <w:rFonts w:hint="eastAsia"/>
                <w:b/>
                <w:rPrChange w:id="113" w:author="个人用户" w:date="2022-04-16T17:56:00Z">
                  <w:rPr>
                    <w:rFonts w:hint="eastAsia"/>
                  </w:rPr>
                </w:rPrChange>
              </w:rPr>
              <w:t>.</w:t>
            </w:r>
            <w:r>
              <w:rPr>
                <w:b/>
                <w:rPrChange w:id="114" w:author="个人用户" w:date="2022-04-16T17:56:00Z">
                  <w:rPr/>
                </w:rPrChange>
              </w:rPr>
              <w:t>0</w:t>
            </w:r>
            <w:r>
              <w:rPr>
                <w:rFonts w:hint="eastAsia"/>
                <w:b/>
                <w:rPrChange w:id="115" w:author="个人用户" w:date="2022-04-16T17:56:00Z">
                  <w:rPr>
                    <w:rFonts w:hint="eastAsia"/>
                  </w:rPr>
                </w:rPrChange>
              </w:rPr>
              <w:t>4</w:t>
            </w:r>
          </w:p>
        </w:tc>
        <w:tc>
          <w:tcPr>
            <w:tcW w:w="1534" w:type="dxa"/>
            <w:tcBorders>
              <w:top w:val="single" w:color="auto" w:sz="4" w:space="0"/>
              <w:left w:val="nil"/>
              <w:bottom w:val="single" w:color="auto" w:sz="4" w:space="0"/>
              <w:right w:val="single" w:color="auto" w:sz="4" w:space="0"/>
            </w:tcBorders>
            <w:shd w:val="clear" w:color="000000" w:fill="FFFFFF"/>
            <w:noWrap/>
            <w:vAlign w:val="bottom"/>
          </w:tcPr>
          <w:p w14:paraId="01056C60">
            <w:pPr>
              <w:widowControl/>
              <w:jc w:val="center"/>
              <w:rPr>
                <w:rFonts w:eastAsia="等线"/>
                <w:b/>
                <w:kern w:val="0"/>
                <w:szCs w:val="21"/>
                <w:rPrChange w:id="116" w:author="个人用户" w:date="2022-04-16T17:53:00Z">
                  <w:rPr>
                    <w:rFonts w:eastAsia="等线"/>
                    <w:kern w:val="0"/>
                    <w:szCs w:val="21"/>
                  </w:rPr>
                </w:rPrChange>
              </w:rPr>
            </w:pPr>
            <w:r>
              <w:rPr>
                <w:rFonts w:hint="eastAsia"/>
                <w:b/>
                <w:rPrChange w:id="117" w:author="个人用户" w:date="2022-04-16T17:53:00Z">
                  <w:rPr>
                    <w:rFonts w:hint="eastAsia"/>
                  </w:rPr>
                </w:rPrChange>
              </w:rPr>
              <w:t>66.</w:t>
            </w:r>
            <w:r>
              <w:rPr>
                <w:b/>
                <w:rPrChange w:id="118" w:author="个人用户" w:date="2022-04-16T17:53:00Z">
                  <w:rPr/>
                </w:rPrChange>
              </w:rPr>
              <w:t>1</w:t>
            </w:r>
            <w:r>
              <w:rPr>
                <w:rFonts w:hint="eastAsia"/>
                <w:b/>
                <w:rPrChange w:id="119" w:author="个人用户" w:date="2022-04-16T17:53:00Z">
                  <w:rPr>
                    <w:rFonts w:hint="eastAsia"/>
                  </w:rPr>
                </w:rPrChange>
              </w:rPr>
              <w:t>0</w:t>
            </w:r>
          </w:p>
        </w:tc>
        <w:tc>
          <w:tcPr>
            <w:tcW w:w="1534" w:type="dxa"/>
            <w:tcBorders>
              <w:top w:val="single" w:color="auto" w:sz="4" w:space="0"/>
              <w:left w:val="nil"/>
              <w:bottom w:val="single" w:color="auto" w:sz="4" w:space="0"/>
              <w:right w:val="single" w:color="auto" w:sz="4" w:space="0"/>
            </w:tcBorders>
            <w:shd w:val="clear" w:color="000000" w:fill="FFFFFF"/>
            <w:noWrap/>
            <w:vAlign w:val="bottom"/>
          </w:tcPr>
          <w:p w14:paraId="481B54AC">
            <w:pPr>
              <w:widowControl/>
              <w:jc w:val="center"/>
              <w:rPr>
                <w:rFonts w:eastAsia="等线"/>
                <w:b/>
                <w:kern w:val="0"/>
                <w:szCs w:val="21"/>
                <w:rPrChange w:id="120" w:author="个人用户" w:date="2022-04-16T17:53:00Z">
                  <w:rPr>
                    <w:rFonts w:eastAsia="等线"/>
                    <w:kern w:val="0"/>
                    <w:szCs w:val="21"/>
                  </w:rPr>
                </w:rPrChange>
              </w:rPr>
            </w:pPr>
            <w:r>
              <w:rPr>
                <w:b/>
                <w:rPrChange w:id="121" w:author="个人用户" w:date="2022-04-16T17:53:00Z">
                  <w:rPr/>
                </w:rPrChange>
              </w:rPr>
              <w:t>39</w:t>
            </w:r>
            <w:r>
              <w:rPr>
                <w:rFonts w:hint="eastAsia"/>
                <w:b/>
                <w:rPrChange w:id="122" w:author="个人用户" w:date="2022-04-16T17:53:00Z">
                  <w:rPr>
                    <w:rFonts w:hint="eastAsia"/>
                  </w:rPr>
                </w:rPrChange>
              </w:rPr>
              <w:t>.9</w:t>
            </w:r>
            <w:r>
              <w:rPr>
                <w:b/>
                <w:rPrChange w:id="123" w:author="个人用户" w:date="2022-04-16T17:53:00Z">
                  <w:rPr/>
                </w:rPrChange>
              </w:rPr>
              <w:t>2</w:t>
            </w:r>
          </w:p>
        </w:tc>
        <w:tc>
          <w:tcPr>
            <w:tcW w:w="1080" w:type="dxa"/>
            <w:tcBorders>
              <w:top w:val="single" w:color="auto" w:sz="4" w:space="0"/>
              <w:left w:val="nil"/>
              <w:bottom w:val="single" w:color="auto" w:sz="4" w:space="0"/>
              <w:right w:val="single" w:color="auto" w:sz="4" w:space="0"/>
            </w:tcBorders>
            <w:shd w:val="clear" w:color="000000" w:fill="FFFFFF"/>
            <w:noWrap/>
            <w:vAlign w:val="bottom"/>
          </w:tcPr>
          <w:p w14:paraId="5B8C345C">
            <w:pPr>
              <w:widowControl/>
              <w:jc w:val="center"/>
              <w:rPr>
                <w:rFonts w:eastAsia="等线"/>
                <w:b/>
                <w:kern w:val="0"/>
                <w:szCs w:val="21"/>
                <w:rPrChange w:id="124" w:author="个人用户" w:date="2022-04-16T17:53:00Z">
                  <w:rPr>
                    <w:rFonts w:eastAsia="等线"/>
                    <w:kern w:val="0"/>
                    <w:szCs w:val="21"/>
                  </w:rPr>
                </w:rPrChange>
              </w:rPr>
            </w:pPr>
            <w:r>
              <w:rPr>
                <w:rFonts w:eastAsia="等线"/>
                <w:b/>
                <w:kern w:val="0"/>
                <w:szCs w:val="21"/>
                <w:rPrChange w:id="125" w:author="个人用户" w:date="2022-04-16T17:53:00Z">
                  <w:rPr>
                    <w:rFonts w:eastAsia="等线"/>
                    <w:kern w:val="0"/>
                    <w:szCs w:val="21"/>
                  </w:rPr>
                </w:rPrChange>
              </w:rPr>
              <w:t>77.78</w:t>
            </w:r>
          </w:p>
        </w:tc>
        <w:tc>
          <w:tcPr>
            <w:tcW w:w="1080" w:type="dxa"/>
            <w:tcBorders>
              <w:top w:val="single" w:color="auto" w:sz="4" w:space="0"/>
              <w:left w:val="nil"/>
              <w:bottom w:val="single" w:color="auto" w:sz="4" w:space="0"/>
              <w:right w:val="single" w:color="auto" w:sz="4" w:space="0"/>
            </w:tcBorders>
            <w:shd w:val="clear" w:color="000000" w:fill="FFFFFF"/>
            <w:noWrap/>
            <w:vAlign w:val="bottom"/>
          </w:tcPr>
          <w:p w14:paraId="2CC1859D">
            <w:pPr>
              <w:widowControl/>
              <w:jc w:val="center"/>
              <w:rPr>
                <w:rFonts w:eastAsia="等线"/>
                <w:kern w:val="0"/>
                <w:szCs w:val="21"/>
              </w:rPr>
            </w:pPr>
            <w:r>
              <w:rPr>
                <w:rFonts w:eastAsia="等线"/>
                <w:kern w:val="0"/>
                <w:szCs w:val="21"/>
              </w:rPr>
              <w:t>45.96</w:t>
            </w:r>
          </w:p>
        </w:tc>
        <w:tc>
          <w:tcPr>
            <w:tcW w:w="1312" w:type="dxa"/>
            <w:tcBorders>
              <w:top w:val="single" w:color="auto" w:sz="4" w:space="0"/>
              <w:left w:val="nil"/>
              <w:bottom w:val="single" w:color="auto" w:sz="4" w:space="0"/>
              <w:right w:val="single" w:color="auto" w:sz="4" w:space="0"/>
            </w:tcBorders>
            <w:shd w:val="clear" w:color="000000" w:fill="FFFFFF"/>
            <w:noWrap/>
            <w:vAlign w:val="bottom"/>
          </w:tcPr>
          <w:p w14:paraId="172FA9DC">
            <w:pPr>
              <w:widowControl/>
              <w:jc w:val="center"/>
              <w:rPr>
                <w:rFonts w:eastAsia="等线"/>
                <w:kern w:val="0"/>
                <w:szCs w:val="21"/>
              </w:rPr>
            </w:pPr>
            <w:r>
              <w:rPr>
                <w:rFonts w:eastAsia="等线"/>
                <w:kern w:val="0"/>
                <w:szCs w:val="21"/>
              </w:rPr>
              <w:t>56.60</w:t>
            </w:r>
          </w:p>
        </w:tc>
      </w:tr>
    </w:tbl>
    <w:p w14:paraId="4C0D31F9">
      <w:pPr>
        <w:pStyle w:val="42"/>
        <w:ind w:firstLine="480" w:firstLineChars="200"/>
      </w:pPr>
      <w:r>
        <w:rPr>
          <w:rFonts w:hint="eastAsia"/>
        </w:rPr>
        <w:t>同时还能从4</w:t>
      </w:r>
      <w:r>
        <w:t>-1</w:t>
      </w:r>
      <w:r>
        <w:rPr>
          <w:rFonts w:hint="eastAsia"/>
        </w:rPr>
        <w:t>表中比较得到</w:t>
      </w:r>
      <w:commentRangeStart w:id="1"/>
      <w:r>
        <w:rPr>
          <w:rFonts w:hint="eastAsia"/>
        </w:rPr>
        <w:t>，在所有的传统模型方案中，MulT取得了最为先进的效果，这是由于它采用了注意力机制来收集跨模态交互的影响因子，从而可以更好地适应多模态任务。</w:t>
      </w:r>
      <w:commentRangeEnd w:id="1"/>
      <w:r>
        <w:rPr>
          <w:rStyle w:val="33"/>
        </w:rPr>
        <w:commentReference w:id="1"/>
      </w:r>
    </w:p>
    <w:p w14:paraId="146392AE">
      <w:pPr>
        <w:pStyle w:val="42"/>
        <w:ind w:firstLine="480" w:firstLineChars="200"/>
        <w:rPr>
          <w:ins w:id="126" w:author="个人用户" w:date="2022-04-16T17:55:00Z"/>
        </w:rPr>
      </w:pPr>
      <w:r>
        <w:rPr>
          <w:rFonts w:hint="eastAsia"/>
        </w:rPr>
        <w:t>而显然，本文提出的融合微表情特征的</w:t>
      </w:r>
      <w:ins w:id="127" w:author="个人用户" w:date="2022-04-16T17:54:00Z">
        <w:r>
          <w:rPr>
            <w:rFonts w:hint="eastAsia"/>
          </w:rPr>
          <w:t>M</w:t>
        </w:r>
      </w:ins>
      <w:r>
        <w:rPr>
          <w:rFonts w:hint="eastAsia"/>
        </w:rPr>
        <w:t>C</w:t>
      </w:r>
      <w:r>
        <w:t>M-BERT</w:t>
      </w:r>
      <w:r>
        <w:rPr>
          <w:rFonts w:hint="eastAsia"/>
        </w:rPr>
        <w:t>模型在C</w:t>
      </w:r>
      <w:r>
        <w:t>H-SIMS</w:t>
      </w:r>
      <w:r>
        <w:rPr>
          <w:rFonts w:hint="eastAsia"/>
        </w:rPr>
        <w:t>数据集上取得了最好的效果，在准确率和F</w:t>
      </w:r>
      <w:r>
        <w:t>1</w:t>
      </w:r>
      <w:r>
        <w:rPr>
          <w:rFonts w:hint="eastAsia"/>
        </w:rPr>
        <w:t>分数上都取得了进步。比起</w:t>
      </w:r>
      <w:r>
        <w:t>M</w:t>
      </w:r>
      <w:r>
        <w:rPr>
          <w:rFonts w:hint="eastAsia"/>
        </w:rPr>
        <w:t>ulT模型，本文提出的融合微表情特征的</w:t>
      </w:r>
      <w:ins w:id="128" w:author="个人用户" w:date="2022-04-16T18:01:00Z">
        <w:r>
          <w:rPr>
            <w:rFonts w:hint="eastAsia"/>
          </w:rPr>
          <w:t>M</w:t>
        </w:r>
      </w:ins>
      <w:r>
        <w:rPr>
          <w:rFonts w:hint="eastAsia"/>
        </w:rPr>
        <w:t>C</w:t>
      </w:r>
      <w:r>
        <w:t>M-BERT</w:t>
      </w:r>
      <w:r>
        <w:rPr>
          <w:rFonts w:hint="eastAsia"/>
        </w:rPr>
        <w:t>模型的acc</w:t>
      </w:r>
      <w:r>
        <w:t>-2</w:t>
      </w:r>
      <w:r>
        <w:rPr>
          <w:rFonts w:hint="eastAsia"/>
        </w:rPr>
        <w:t>准确率提升了0</w:t>
      </w:r>
      <w:r>
        <w:t>.43%</w:t>
      </w:r>
      <w:r>
        <w:rPr>
          <w:rFonts w:hint="eastAsia"/>
        </w:rPr>
        <w:t>，acc-</w:t>
      </w:r>
      <w:r>
        <w:t>3</w:t>
      </w:r>
      <w:r>
        <w:rPr>
          <w:rFonts w:hint="eastAsia"/>
        </w:rPr>
        <w:t>准确率提升了</w:t>
      </w:r>
      <w:r>
        <w:t>0.60%</w:t>
      </w:r>
      <w:r>
        <w:rPr>
          <w:rFonts w:hint="eastAsia"/>
        </w:rPr>
        <w:t>，acc-</w:t>
      </w:r>
      <w:r>
        <w:t>5</w:t>
      </w:r>
      <w:r>
        <w:rPr>
          <w:rFonts w:hint="eastAsia"/>
        </w:rPr>
        <w:t>准确率提升了约</w:t>
      </w:r>
      <w:r>
        <w:t>1.58%</w:t>
      </w:r>
      <w:r>
        <w:rPr>
          <w:rFonts w:hint="eastAsia"/>
        </w:rPr>
        <w:t>，F</w:t>
      </w:r>
      <w:r>
        <w:t>1</w:t>
      </w:r>
      <w:r>
        <w:rPr>
          <w:rFonts w:hint="eastAsia"/>
        </w:rPr>
        <w:t>分数提升了0</w:t>
      </w:r>
      <w:r>
        <w:t>.12%</w:t>
      </w:r>
      <w:r>
        <w:rPr>
          <w:rFonts w:hint="eastAsia"/>
        </w:rPr>
        <w:t>。这说明，无论是在回归问题还是分类问题上，本文提出的模型都取得了一定程度的效果</w:t>
      </w:r>
      <w:commentRangeStart w:id="2"/>
      <w:r>
        <w:rPr>
          <w:rFonts w:hint="eastAsia"/>
        </w:rPr>
        <w:t>提升</w:t>
      </w:r>
      <w:commentRangeEnd w:id="2"/>
      <w:r>
        <w:rPr>
          <w:rStyle w:val="33"/>
        </w:rPr>
        <w:commentReference w:id="2"/>
      </w:r>
      <w:r>
        <w:rPr>
          <w:rFonts w:hint="eastAsia"/>
        </w:rPr>
        <w:t>。</w:t>
      </w:r>
    </w:p>
    <w:p w14:paraId="4CA6C169">
      <w:pPr>
        <w:pStyle w:val="42"/>
        <w:ind w:firstLine="480" w:firstLineChars="200"/>
        <w:rPr>
          <w:rFonts w:hint="eastAsia"/>
        </w:rPr>
      </w:pPr>
    </w:p>
    <w:p w14:paraId="1AB2A281">
      <w:pPr>
        <w:pStyle w:val="35"/>
        <w:spacing w:before="312" w:beforeLines="100" w:after="312" w:afterLines="100"/>
      </w:pPr>
      <w:bookmarkStart w:id="29" w:name="_Toc100932588"/>
      <w:r>
        <w:t xml:space="preserve">4.3 </w:t>
      </w:r>
      <w:r>
        <w:rPr>
          <w:rFonts w:hint="eastAsia"/>
        </w:rPr>
        <w:t>图像模态特征选取的对比实验</w:t>
      </w:r>
      <w:bookmarkEnd w:id="29"/>
    </w:p>
    <w:p w14:paraId="50EC6FB0">
      <w:pPr>
        <w:pStyle w:val="42"/>
        <w:ind w:firstLine="480" w:firstLineChars="200"/>
      </w:pPr>
      <w:r>
        <w:rPr>
          <w:rFonts w:hint="eastAsia"/>
        </w:rPr>
        <w:t>除了与传统已有模型进行对比实验，本文还进行了图像特征选取的对比实验。在模型设计的过程中，本文</w:t>
      </w:r>
      <w:r>
        <w:t>采用了两种方案</w:t>
      </w:r>
      <w:r>
        <w:rPr>
          <w:rFonts w:hint="eastAsia"/>
        </w:rPr>
        <w:t>来抽取图像模态特征，</w:t>
      </w:r>
      <w:r>
        <w:t>分别是前文介绍的</w:t>
      </w:r>
      <w:r>
        <w:rPr>
          <w:rFonts w:hint="eastAsia"/>
        </w:rPr>
        <w:t>使用C</w:t>
      </w:r>
      <w:r>
        <w:t>apsuleNet网络抽取微表情特征</w:t>
      </w:r>
      <w:r>
        <w:rPr>
          <w:rFonts w:hint="eastAsia"/>
        </w:rPr>
        <w:t>以及直接抽取人脸特征。</w:t>
      </w:r>
    </w:p>
    <w:p w14:paraId="5210EA21">
      <w:pPr>
        <w:pStyle w:val="42"/>
        <w:ind w:firstLine="480" w:firstLineChars="200"/>
      </w:pPr>
      <w:r>
        <w:rPr>
          <w:rFonts w:hint="eastAsia"/>
        </w:rPr>
        <w:t>本节阐述的内容就是本文在图像特征提取方案选择过程中的相关实验。</w:t>
      </w:r>
    </w:p>
    <w:p w14:paraId="7CA56FF5">
      <w:pPr>
        <w:pStyle w:val="42"/>
        <w:spacing w:before="312" w:beforeLines="100" w:after="312" w:afterLines="100" w:line="240" w:lineRule="auto"/>
        <w:rPr>
          <w:b/>
        </w:rPr>
      </w:pPr>
      <w:r>
        <w:rPr>
          <w:rFonts w:hint="eastAsia"/>
          <w:b/>
        </w:rPr>
        <w:t>4</w:t>
      </w:r>
      <w:r>
        <w:rPr>
          <w:b/>
        </w:rPr>
        <w:t xml:space="preserve">.3.1 </w:t>
      </w:r>
      <w:r>
        <w:rPr>
          <w:rFonts w:hint="eastAsia"/>
          <w:b/>
        </w:rPr>
        <w:t>人脸特征抽取</w:t>
      </w:r>
    </w:p>
    <w:p w14:paraId="02BC1029">
      <w:pPr>
        <w:pStyle w:val="42"/>
        <w:ind w:firstLine="480" w:firstLineChars="200"/>
      </w:pPr>
      <w:r>
        <w:rPr>
          <w:rFonts w:hint="eastAsia"/>
        </w:rPr>
        <w:t>本文抽取人脸特征的工作主要分为如下步骤：首先使用MTCNN</w:t>
      </w:r>
      <w:r>
        <w:t>(multitask cascaded convolutional networks)</w:t>
      </w:r>
      <w:r>
        <w:rPr>
          <w:rFonts w:hint="eastAsia"/>
        </w:rPr>
        <w:t>人脸检测算法</w:t>
      </w:r>
      <w:r>
        <w:rPr>
          <w:rFonts w:hint="eastAsia"/>
          <w:vertAlign w:val="superscript"/>
        </w:rPr>
        <w:t>[</w:t>
      </w:r>
      <w:r>
        <w:rPr>
          <w:vertAlign w:val="superscript"/>
        </w:rPr>
        <w:t>22]</w:t>
      </w:r>
      <w:r>
        <w:rPr>
          <w:rFonts w:hint="eastAsia"/>
        </w:rPr>
        <w:t>来提取人脸的位置特征；接着，使用MultiComp OpenFace2.0工具包</w:t>
      </w:r>
      <w:r>
        <w:rPr>
          <w:rFonts w:hint="eastAsia"/>
          <w:vertAlign w:val="superscript"/>
        </w:rPr>
        <w:t>[</w:t>
      </w:r>
      <w:r>
        <w:rPr>
          <w:vertAlign w:val="superscript"/>
        </w:rPr>
        <w:t>23]</w:t>
      </w:r>
      <w:r>
        <w:rPr>
          <w:rFonts w:hint="eastAsia"/>
        </w:rPr>
        <w:t>提取68个面部地标、17个面部动作单元、头部姿势、头部方向和眼睛注视的集合；最终提取了709个维度的图像模态特征。</w:t>
      </w:r>
    </w:p>
    <w:p w14:paraId="76471A38">
      <w:pPr>
        <w:pStyle w:val="42"/>
        <w:spacing w:before="312" w:beforeLines="100" w:after="312" w:afterLines="100" w:line="240" w:lineRule="auto"/>
        <w:rPr>
          <w:b/>
        </w:rPr>
      </w:pPr>
      <w:r>
        <w:rPr>
          <w:rFonts w:hint="eastAsia"/>
          <w:b/>
        </w:rPr>
        <w:t>4</w:t>
      </w:r>
      <w:r>
        <w:rPr>
          <w:b/>
        </w:rPr>
        <w:t xml:space="preserve">.3.2 </w:t>
      </w:r>
      <w:r>
        <w:rPr>
          <w:rFonts w:hint="eastAsia"/>
          <w:b/>
        </w:rPr>
        <w:t>采用不同图像特征的实验对比结果与分析</w:t>
      </w:r>
    </w:p>
    <w:p w14:paraId="57C252E0">
      <w:pPr>
        <w:pStyle w:val="42"/>
        <w:ind w:firstLine="480" w:firstLineChars="200"/>
      </w:pPr>
      <w:r>
        <w:rPr>
          <w:rFonts w:hint="eastAsia"/>
        </w:rPr>
        <w:t>在参数的设定上，我们延续了实验4</w:t>
      </w:r>
      <w:r>
        <w:t>.2</w:t>
      </w:r>
      <w:r>
        <w:rPr>
          <w:rFonts w:hint="eastAsia"/>
        </w:rPr>
        <w:t>的随机种子、encoder层的学习率、优化器、损失函数和预训练B</w:t>
      </w:r>
      <w:r>
        <w:t>ERT</w:t>
      </w:r>
      <w:r>
        <w:rPr>
          <w:rFonts w:hint="eastAsia"/>
        </w:rPr>
        <w:t>模型的设定。逐步调整其余层的学习率和迭代次数，得到的实验结果如表4</w:t>
      </w:r>
      <w:r>
        <w:t>-2</w:t>
      </w:r>
      <w:r>
        <w:rPr>
          <w:rFonts w:hint="eastAsia"/>
        </w:rPr>
        <w:t>所示：</w:t>
      </w:r>
    </w:p>
    <w:p w14:paraId="60CCEC6D">
      <w:pPr>
        <w:pStyle w:val="42"/>
        <w:ind w:firstLine="420" w:firstLineChars="200"/>
        <w:jc w:val="center"/>
        <w:rPr>
          <w:sz w:val="21"/>
          <w:szCs w:val="21"/>
        </w:rPr>
      </w:pPr>
      <w:r>
        <w:rPr>
          <w:rFonts w:hint="eastAsia"/>
          <w:sz w:val="21"/>
          <w:szCs w:val="21"/>
        </w:rPr>
        <w:t>表4</w:t>
      </w:r>
      <w:r>
        <w:rPr>
          <w:sz w:val="21"/>
          <w:szCs w:val="21"/>
        </w:rPr>
        <w:t>-2</w:t>
      </w:r>
      <w:r>
        <w:rPr>
          <w:rFonts w:hint="eastAsia"/>
          <w:sz w:val="21"/>
          <w:szCs w:val="21"/>
        </w:rPr>
        <w:t xml:space="preserve"> 在C</w:t>
      </w:r>
      <w:r>
        <w:rPr>
          <w:sz w:val="21"/>
          <w:szCs w:val="21"/>
        </w:rPr>
        <w:t>H-SIMS</w:t>
      </w:r>
      <w:r>
        <w:rPr>
          <w:rFonts w:hint="eastAsia"/>
          <w:sz w:val="21"/>
          <w:szCs w:val="21"/>
        </w:rPr>
        <w:t>数据集上的使用不同图像特征的对比实验结果</w:t>
      </w:r>
    </w:p>
    <w:p w14:paraId="52083CA6">
      <w:pPr>
        <w:pStyle w:val="42"/>
        <w:ind w:firstLine="420" w:firstLineChars="200"/>
        <w:jc w:val="center"/>
      </w:pPr>
      <w:r>
        <w:rPr>
          <w:sz w:val="21"/>
          <w:szCs w:val="21"/>
        </w:rPr>
        <w:t>T</w:t>
      </w:r>
      <w:r>
        <w:rPr>
          <w:rFonts w:hint="eastAsia"/>
          <w:sz w:val="21"/>
          <w:szCs w:val="21"/>
        </w:rPr>
        <w:t>able</w:t>
      </w:r>
      <w:r>
        <w:rPr>
          <w:sz w:val="21"/>
          <w:szCs w:val="21"/>
        </w:rPr>
        <w:t xml:space="preserve">4-2 Results on the test set of CH-SIMS </w:t>
      </w:r>
      <w:r>
        <w:rPr>
          <w:rFonts w:hint="eastAsia"/>
          <w:sz w:val="21"/>
          <w:szCs w:val="21"/>
        </w:rPr>
        <w:t>using</w:t>
      </w:r>
      <w:r>
        <w:rPr>
          <w:sz w:val="21"/>
          <w:szCs w:val="21"/>
        </w:rPr>
        <w:t xml:space="preserve"> </w:t>
      </w:r>
      <w:r>
        <w:rPr>
          <w:rFonts w:hint="eastAsia"/>
          <w:sz w:val="21"/>
          <w:szCs w:val="21"/>
        </w:rPr>
        <w:t>different</w:t>
      </w:r>
      <w:r>
        <w:rPr>
          <w:sz w:val="21"/>
          <w:szCs w:val="21"/>
        </w:rPr>
        <w:t xml:space="preserve"> </w:t>
      </w:r>
      <w:r>
        <w:rPr>
          <w:rFonts w:hint="eastAsia"/>
          <w:sz w:val="21"/>
          <w:szCs w:val="21"/>
        </w:rPr>
        <w:t>image</w:t>
      </w:r>
      <w:r>
        <w:rPr>
          <w:sz w:val="21"/>
          <w:szCs w:val="21"/>
        </w:rPr>
        <w:t xml:space="preserve"> </w:t>
      </w:r>
      <w:r>
        <w:rPr>
          <w:rFonts w:hint="eastAsia"/>
          <w:sz w:val="21"/>
          <w:szCs w:val="21"/>
        </w:rPr>
        <w:t>features</w:t>
      </w:r>
    </w:p>
    <w:tbl>
      <w:tblPr>
        <w:tblStyle w:val="27"/>
        <w:tblW w:w="10157" w:type="dxa"/>
        <w:jc w:val="center"/>
        <w:tblLayout w:type="autofit"/>
        <w:tblCellMar>
          <w:top w:w="0" w:type="dxa"/>
          <w:left w:w="108" w:type="dxa"/>
          <w:bottom w:w="0" w:type="dxa"/>
          <w:right w:w="108" w:type="dxa"/>
        </w:tblCellMar>
      </w:tblPr>
      <w:tblGrid>
        <w:gridCol w:w="1320"/>
        <w:gridCol w:w="1041"/>
        <w:gridCol w:w="1534"/>
        <w:gridCol w:w="1534"/>
        <w:gridCol w:w="1534"/>
        <w:gridCol w:w="1040"/>
        <w:gridCol w:w="1040"/>
        <w:gridCol w:w="1114"/>
      </w:tblGrid>
      <w:tr w14:paraId="57C3D62C">
        <w:tblPrEx>
          <w:tblCellMar>
            <w:top w:w="0" w:type="dxa"/>
            <w:left w:w="108" w:type="dxa"/>
            <w:bottom w:w="0" w:type="dxa"/>
            <w:right w:w="108" w:type="dxa"/>
          </w:tblCellMar>
        </w:tblPrEx>
        <w:trPr>
          <w:trHeight w:val="285" w:hRule="atLeast"/>
          <w:jc w:val="center"/>
        </w:trPr>
        <w:tc>
          <w:tcPr>
            <w:tcW w:w="132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4D03DD7">
            <w:pPr>
              <w:widowControl/>
              <w:jc w:val="center"/>
              <w:rPr>
                <w:rFonts w:ascii="宋体" w:hAnsi="宋体"/>
                <w:color w:val="000000"/>
                <w:kern w:val="0"/>
                <w:szCs w:val="21"/>
              </w:rPr>
            </w:pPr>
            <w:r>
              <w:rPr>
                <w:rFonts w:ascii="宋体" w:hAnsi="宋体"/>
                <w:color w:val="000000"/>
                <w:kern w:val="0"/>
                <w:szCs w:val="21"/>
              </w:rPr>
              <w:t>模态组合</w:t>
            </w:r>
          </w:p>
        </w:tc>
        <w:tc>
          <w:tcPr>
            <w:tcW w:w="1041" w:type="dxa"/>
            <w:tcBorders>
              <w:top w:val="single" w:color="auto" w:sz="4" w:space="0"/>
              <w:left w:val="nil"/>
              <w:bottom w:val="single" w:color="auto" w:sz="4" w:space="0"/>
              <w:right w:val="single" w:color="auto" w:sz="4" w:space="0"/>
            </w:tcBorders>
            <w:shd w:val="clear" w:color="auto" w:fill="auto"/>
            <w:noWrap/>
            <w:vAlign w:val="bottom"/>
          </w:tcPr>
          <w:p w14:paraId="33E122AB">
            <w:pPr>
              <w:widowControl/>
              <w:jc w:val="center"/>
              <w:rPr>
                <w:rFonts w:eastAsia="等线"/>
                <w:color w:val="000000"/>
                <w:kern w:val="0"/>
                <w:szCs w:val="21"/>
              </w:rPr>
            </w:pPr>
            <w:r>
              <w:rPr>
                <w:rFonts w:eastAsia="等线"/>
                <w:color w:val="000000"/>
                <w:kern w:val="0"/>
                <w:szCs w:val="21"/>
              </w:rPr>
              <w:t>Weights</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5EFBD17C">
            <w:pPr>
              <w:widowControl/>
              <w:jc w:val="center"/>
              <w:rPr>
                <w:rFonts w:eastAsia="等线"/>
                <w:color w:val="000000"/>
                <w:kern w:val="0"/>
                <w:szCs w:val="21"/>
              </w:rPr>
            </w:pPr>
            <w:r>
              <w:rPr>
                <w:rFonts w:eastAsia="等线"/>
                <w:color w:val="000000"/>
                <w:kern w:val="0"/>
                <w:szCs w:val="21"/>
              </w:rPr>
              <w:t>Mult_acc_2(%)</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7DA07A4E">
            <w:pPr>
              <w:widowControl/>
              <w:jc w:val="center"/>
              <w:rPr>
                <w:rFonts w:eastAsia="等线"/>
                <w:color w:val="000000"/>
                <w:kern w:val="0"/>
                <w:szCs w:val="21"/>
              </w:rPr>
            </w:pPr>
            <w:r>
              <w:rPr>
                <w:rFonts w:eastAsia="等线"/>
                <w:color w:val="000000"/>
                <w:kern w:val="0"/>
                <w:szCs w:val="21"/>
              </w:rPr>
              <w:t>Mult_acc_3(%)</w:t>
            </w:r>
          </w:p>
        </w:tc>
        <w:tc>
          <w:tcPr>
            <w:tcW w:w="1534" w:type="dxa"/>
            <w:tcBorders>
              <w:top w:val="single" w:color="auto" w:sz="4" w:space="0"/>
              <w:left w:val="nil"/>
              <w:bottom w:val="single" w:color="auto" w:sz="4" w:space="0"/>
              <w:right w:val="single" w:color="auto" w:sz="4" w:space="0"/>
            </w:tcBorders>
            <w:shd w:val="clear" w:color="auto" w:fill="auto"/>
            <w:noWrap/>
            <w:vAlign w:val="bottom"/>
          </w:tcPr>
          <w:p w14:paraId="1080F0A2">
            <w:pPr>
              <w:widowControl/>
              <w:jc w:val="center"/>
              <w:rPr>
                <w:rFonts w:eastAsia="等线"/>
                <w:color w:val="000000"/>
                <w:kern w:val="0"/>
                <w:szCs w:val="21"/>
              </w:rPr>
            </w:pPr>
            <w:r>
              <w:rPr>
                <w:rFonts w:eastAsia="等线"/>
                <w:color w:val="000000"/>
                <w:kern w:val="0"/>
                <w:szCs w:val="21"/>
              </w:rPr>
              <w:t>Mult_acc_5(%)</w:t>
            </w:r>
          </w:p>
        </w:tc>
        <w:tc>
          <w:tcPr>
            <w:tcW w:w="1040" w:type="dxa"/>
            <w:tcBorders>
              <w:top w:val="single" w:color="auto" w:sz="4" w:space="0"/>
              <w:left w:val="nil"/>
              <w:bottom w:val="single" w:color="auto" w:sz="4" w:space="0"/>
              <w:right w:val="single" w:color="auto" w:sz="4" w:space="0"/>
            </w:tcBorders>
            <w:shd w:val="clear" w:color="auto" w:fill="auto"/>
            <w:noWrap/>
            <w:vAlign w:val="bottom"/>
          </w:tcPr>
          <w:p w14:paraId="3D9C38B7">
            <w:pPr>
              <w:widowControl/>
              <w:jc w:val="center"/>
              <w:rPr>
                <w:rFonts w:eastAsia="等线"/>
                <w:color w:val="000000"/>
                <w:kern w:val="0"/>
                <w:szCs w:val="21"/>
              </w:rPr>
            </w:pPr>
            <w:r>
              <w:rPr>
                <w:rFonts w:eastAsia="等线"/>
                <w:color w:val="000000"/>
                <w:kern w:val="0"/>
                <w:szCs w:val="21"/>
              </w:rPr>
              <w:t>F1(%)</w:t>
            </w:r>
          </w:p>
        </w:tc>
        <w:tc>
          <w:tcPr>
            <w:tcW w:w="1040" w:type="dxa"/>
            <w:tcBorders>
              <w:top w:val="single" w:color="auto" w:sz="4" w:space="0"/>
              <w:left w:val="nil"/>
              <w:bottom w:val="single" w:color="auto" w:sz="4" w:space="0"/>
              <w:right w:val="single" w:color="auto" w:sz="4" w:space="0"/>
            </w:tcBorders>
            <w:shd w:val="clear" w:color="auto" w:fill="auto"/>
            <w:noWrap/>
            <w:vAlign w:val="bottom"/>
          </w:tcPr>
          <w:p w14:paraId="2D38915C">
            <w:pPr>
              <w:widowControl/>
              <w:jc w:val="center"/>
              <w:rPr>
                <w:rFonts w:eastAsia="等线"/>
                <w:color w:val="000000"/>
                <w:kern w:val="0"/>
                <w:szCs w:val="21"/>
              </w:rPr>
            </w:pPr>
            <w:r>
              <w:rPr>
                <w:rFonts w:eastAsia="等线"/>
                <w:color w:val="000000"/>
                <w:kern w:val="0"/>
                <w:szCs w:val="21"/>
              </w:rPr>
              <w:t>MAE(%)</w:t>
            </w:r>
          </w:p>
        </w:tc>
        <w:tc>
          <w:tcPr>
            <w:tcW w:w="1114" w:type="dxa"/>
            <w:tcBorders>
              <w:top w:val="single" w:color="auto" w:sz="4" w:space="0"/>
              <w:left w:val="nil"/>
              <w:bottom w:val="single" w:color="auto" w:sz="4" w:space="0"/>
              <w:right w:val="single" w:color="auto" w:sz="4" w:space="0"/>
            </w:tcBorders>
            <w:shd w:val="clear" w:color="auto" w:fill="auto"/>
            <w:noWrap/>
            <w:vAlign w:val="bottom"/>
          </w:tcPr>
          <w:p w14:paraId="6E2D37D5">
            <w:pPr>
              <w:widowControl/>
              <w:jc w:val="center"/>
              <w:rPr>
                <w:rFonts w:eastAsia="等线"/>
                <w:color w:val="000000"/>
                <w:kern w:val="0"/>
                <w:szCs w:val="21"/>
              </w:rPr>
            </w:pPr>
            <w:r>
              <w:rPr>
                <w:rFonts w:eastAsia="等线"/>
                <w:color w:val="000000"/>
                <w:kern w:val="0"/>
                <w:szCs w:val="21"/>
              </w:rPr>
              <w:t>Corr(%)</w:t>
            </w:r>
          </w:p>
        </w:tc>
      </w:tr>
      <w:tr w14:paraId="26A30C13">
        <w:tblPrEx>
          <w:tblCellMar>
            <w:top w:w="0" w:type="dxa"/>
            <w:left w:w="108" w:type="dxa"/>
            <w:bottom w:w="0" w:type="dxa"/>
            <w:right w:w="108" w:type="dxa"/>
          </w:tblCellMar>
        </w:tblPrEx>
        <w:trPr>
          <w:trHeight w:val="285" w:hRule="atLeast"/>
          <w:jc w:val="center"/>
        </w:trPr>
        <w:tc>
          <w:tcPr>
            <w:tcW w:w="1320" w:type="dxa"/>
            <w:tcBorders>
              <w:top w:val="nil"/>
              <w:left w:val="single" w:color="auto" w:sz="4" w:space="0"/>
              <w:bottom w:val="single" w:color="auto" w:sz="4" w:space="0"/>
              <w:right w:val="single" w:color="auto" w:sz="4" w:space="0"/>
            </w:tcBorders>
            <w:shd w:val="clear" w:color="000000" w:fill="FFFFFF"/>
            <w:noWrap/>
            <w:vAlign w:val="bottom"/>
          </w:tcPr>
          <w:p w14:paraId="22001703">
            <w:pPr>
              <w:widowControl/>
              <w:jc w:val="center"/>
              <w:rPr>
                <w:rFonts w:eastAsia="等线"/>
                <w:color w:val="000000"/>
                <w:kern w:val="0"/>
                <w:szCs w:val="21"/>
              </w:rPr>
            </w:pPr>
            <w:r>
              <w:rPr>
                <w:rFonts w:eastAsia="等线"/>
                <w:color w:val="000000"/>
                <w:kern w:val="0"/>
                <w:szCs w:val="21"/>
              </w:rPr>
              <w:t>T+A+V</w:t>
            </w:r>
          </w:p>
        </w:tc>
        <w:tc>
          <w:tcPr>
            <w:tcW w:w="1041" w:type="dxa"/>
            <w:tcBorders>
              <w:top w:val="nil"/>
              <w:left w:val="nil"/>
              <w:bottom w:val="single" w:color="auto" w:sz="4" w:space="0"/>
              <w:right w:val="single" w:color="auto" w:sz="4" w:space="0"/>
            </w:tcBorders>
            <w:shd w:val="clear" w:color="000000" w:fill="FFFFFF"/>
            <w:noWrap/>
            <w:vAlign w:val="bottom"/>
          </w:tcPr>
          <w:p w14:paraId="787F889B">
            <w:pPr>
              <w:widowControl/>
              <w:jc w:val="center"/>
              <w:rPr>
                <w:rFonts w:eastAsia="等线"/>
                <w:color w:val="000000"/>
                <w:kern w:val="0"/>
                <w:szCs w:val="21"/>
              </w:rPr>
            </w:pPr>
            <w:r>
              <w:rPr>
                <w:rFonts w:eastAsia="等线"/>
                <w:color w:val="000000"/>
                <w:kern w:val="0"/>
                <w:szCs w:val="21"/>
              </w:rPr>
              <w:t>1+1+0.5</w:t>
            </w:r>
          </w:p>
        </w:tc>
        <w:tc>
          <w:tcPr>
            <w:tcW w:w="1534" w:type="dxa"/>
            <w:tcBorders>
              <w:top w:val="nil"/>
              <w:left w:val="nil"/>
              <w:bottom w:val="single" w:color="auto" w:sz="4" w:space="0"/>
              <w:right w:val="single" w:color="auto" w:sz="4" w:space="0"/>
            </w:tcBorders>
            <w:shd w:val="clear" w:color="000000" w:fill="FFFFFF"/>
            <w:noWrap/>
            <w:vAlign w:val="bottom"/>
          </w:tcPr>
          <w:p w14:paraId="4FA89D31">
            <w:pPr>
              <w:widowControl/>
              <w:jc w:val="center"/>
              <w:rPr>
                <w:rFonts w:eastAsia="等线"/>
                <w:color w:val="000000"/>
                <w:kern w:val="0"/>
                <w:szCs w:val="21"/>
              </w:rPr>
            </w:pPr>
            <w:r>
              <w:rPr>
                <w:rFonts w:hint="eastAsia"/>
              </w:rPr>
              <w:t>7</w:t>
            </w:r>
            <w:r>
              <w:t>8</w:t>
            </w:r>
            <w:r>
              <w:rPr>
                <w:rFonts w:hint="eastAsia"/>
              </w:rPr>
              <w:t>.</w:t>
            </w:r>
            <w:r>
              <w:t>0</w:t>
            </w:r>
            <w:r>
              <w:rPr>
                <w:rFonts w:hint="eastAsia"/>
              </w:rPr>
              <w:t>4</w:t>
            </w:r>
          </w:p>
        </w:tc>
        <w:tc>
          <w:tcPr>
            <w:tcW w:w="1534" w:type="dxa"/>
            <w:tcBorders>
              <w:top w:val="nil"/>
              <w:left w:val="nil"/>
              <w:bottom w:val="single" w:color="auto" w:sz="4" w:space="0"/>
              <w:right w:val="single" w:color="auto" w:sz="4" w:space="0"/>
            </w:tcBorders>
            <w:shd w:val="clear" w:color="000000" w:fill="FFFFFF"/>
            <w:noWrap/>
            <w:vAlign w:val="bottom"/>
          </w:tcPr>
          <w:p w14:paraId="12A33672">
            <w:pPr>
              <w:widowControl/>
              <w:jc w:val="center"/>
              <w:rPr>
                <w:rFonts w:eastAsia="等线"/>
                <w:color w:val="000000"/>
                <w:kern w:val="0"/>
                <w:szCs w:val="21"/>
              </w:rPr>
            </w:pPr>
            <w:r>
              <w:rPr>
                <w:rFonts w:hint="eastAsia"/>
              </w:rPr>
              <w:t>66.</w:t>
            </w:r>
            <w:r>
              <w:t>1</w:t>
            </w:r>
            <w:r>
              <w:rPr>
                <w:rFonts w:hint="eastAsia"/>
              </w:rPr>
              <w:t>0</w:t>
            </w:r>
          </w:p>
        </w:tc>
        <w:tc>
          <w:tcPr>
            <w:tcW w:w="1534" w:type="dxa"/>
            <w:tcBorders>
              <w:top w:val="nil"/>
              <w:left w:val="nil"/>
              <w:bottom w:val="single" w:color="auto" w:sz="4" w:space="0"/>
              <w:right w:val="single" w:color="auto" w:sz="4" w:space="0"/>
            </w:tcBorders>
            <w:shd w:val="clear" w:color="000000" w:fill="FFFFFF"/>
            <w:noWrap/>
            <w:vAlign w:val="bottom"/>
          </w:tcPr>
          <w:p w14:paraId="1A6C7E7F">
            <w:pPr>
              <w:widowControl/>
              <w:jc w:val="center"/>
              <w:rPr>
                <w:rFonts w:eastAsia="等线"/>
                <w:color w:val="000000"/>
                <w:kern w:val="0"/>
                <w:szCs w:val="21"/>
              </w:rPr>
            </w:pPr>
            <w:r>
              <w:t>39</w:t>
            </w:r>
            <w:r>
              <w:rPr>
                <w:rFonts w:hint="eastAsia"/>
              </w:rPr>
              <w:t>.9</w:t>
            </w:r>
            <w:r>
              <w:t>2</w:t>
            </w:r>
          </w:p>
        </w:tc>
        <w:tc>
          <w:tcPr>
            <w:tcW w:w="1040" w:type="dxa"/>
            <w:tcBorders>
              <w:top w:val="nil"/>
              <w:left w:val="nil"/>
              <w:bottom w:val="single" w:color="auto" w:sz="4" w:space="0"/>
              <w:right w:val="single" w:color="auto" w:sz="4" w:space="0"/>
            </w:tcBorders>
            <w:shd w:val="clear" w:color="000000" w:fill="FFFFFF"/>
            <w:noWrap/>
            <w:vAlign w:val="bottom"/>
          </w:tcPr>
          <w:p w14:paraId="4F3D81C3">
            <w:pPr>
              <w:widowControl/>
              <w:jc w:val="center"/>
              <w:rPr>
                <w:rFonts w:eastAsia="等线"/>
                <w:color w:val="000000"/>
                <w:kern w:val="0"/>
                <w:szCs w:val="21"/>
              </w:rPr>
            </w:pPr>
            <w:r>
              <w:rPr>
                <w:rFonts w:eastAsia="等线"/>
                <w:color w:val="000000"/>
                <w:kern w:val="0"/>
                <w:szCs w:val="21"/>
              </w:rPr>
              <w:t>77.78</w:t>
            </w:r>
          </w:p>
        </w:tc>
        <w:tc>
          <w:tcPr>
            <w:tcW w:w="1040" w:type="dxa"/>
            <w:tcBorders>
              <w:top w:val="nil"/>
              <w:left w:val="nil"/>
              <w:bottom w:val="single" w:color="auto" w:sz="4" w:space="0"/>
              <w:right w:val="single" w:color="auto" w:sz="4" w:space="0"/>
            </w:tcBorders>
            <w:shd w:val="clear" w:color="000000" w:fill="FFFFFF"/>
            <w:noWrap/>
            <w:vAlign w:val="bottom"/>
          </w:tcPr>
          <w:p w14:paraId="05A7F574">
            <w:pPr>
              <w:widowControl/>
              <w:jc w:val="center"/>
              <w:rPr>
                <w:rFonts w:eastAsia="等线"/>
                <w:color w:val="000000"/>
                <w:kern w:val="0"/>
                <w:szCs w:val="21"/>
              </w:rPr>
            </w:pPr>
            <w:r>
              <w:rPr>
                <w:rFonts w:eastAsia="等线"/>
                <w:color w:val="000000"/>
                <w:kern w:val="0"/>
                <w:szCs w:val="21"/>
              </w:rPr>
              <w:t>45.96</w:t>
            </w:r>
          </w:p>
        </w:tc>
        <w:tc>
          <w:tcPr>
            <w:tcW w:w="1114" w:type="dxa"/>
            <w:tcBorders>
              <w:top w:val="nil"/>
              <w:left w:val="nil"/>
              <w:bottom w:val="single" w:color="auto" w:sz="4" w:space="0"/>
              <w:right w:val="single" w:color="auto" w:sz="4" w:space="0"/>
            </w:tcBorders>
            <w:shd w:val="clear" w:color="000000" w:fill="FFFFFF"/>
            <w:noWrap/>
            <w:vAlign w:val="bottom"/>
          </w:tcPr>
          <w:p w14:paraId="17800DED">
            <w:pPr>
              <w:widowControl/>
              <w:jc w:val="center"/>
              <w:rPr>
                <w:rFonts w:eastAsia="等线"/>
                <w:color w:val="000000"/>
                <w:kern w:val="0"/>
                <w:szCs w:val="21"/>
              </w:rPr>
            </w:pPr>
            <w:r>
              <w:rPr>
                <w:rFonts w:eastAsia="等线"/>
                <w:color w:val="000000"/>
                <w:kern w:val="0"/>
                <w:szCs w:val="21"/>
              </w:rPr>
              <w:t>56.60</w:t>
            </w:r>
          </w:p>
        </w:tc>
      </w:tr>
      <w:tr w14:paraId="63EAE35B">
        <w:tblPrEx>
          <w:tblCellMar>
            <w:top w:w="0" w:type="dxa"/>
            <w:left w:w="108" w:type="dxa"/>
            <w:bottom w:w="0" w:type="dxa"/>
            <w:right w:w="108" w:type="dxa"/>
          </w:tblCellMar>
        </w:tblPrEx>
        <w:trPr>
          <w:trHeight w:val="285" w:hRule="atLeast"/>
          <w:jc w:val="center"/>
        </w:trPr>
        <w:tc>
          <w:tcPr>
            <w:tcW w:w="1320" w:type="dxa"/>
            <w:tcBorders>
              <w:top w:val="nil"/>
              <w:left w:val="single" w:color="auto" w:sz="4" w:space="0"/>
              <w:bottom w:val="single" w:color="auto" w:sz="4" w:space="0"/>
              <w:right w:val="single" w:color="auto" w:sz="4" w:space="0"/>
            </w:tcBorders>
            <w:shd w:val="clear" w:color="000000" w:fill="FFFFFF"/>
            <w:noWrap/>
            <w:vAlign w:val="bottom"/>
          </w:tcPr>
          <w:p w14:paraId="5DFAF530">
            <w:pPr>
              <w:widowControl/>
              <w:jc w:val="center"/>
              <w:rPr>
                <w:rFonts w:eastAsia="等线"/>
                <w:color w:val="000000"/>
                <w:kern w:val="0"/>
                <w:szCs w:val="21"/>
              </w:rPr>
            </w:pPr>
            <w:r>
              <w:rPr>
                <w:rFonts w:eastAsia="等线"/>
                <w:color w:val="000000"/>
                <w:kern w:val="0"/>
                <w:szCs w:val="21"/>
              </w:rPr>
              <w:t>T+A+V</w:t>
            </w:r>
          </w:p>
        </w:tc>
        <w:tc>
          <w:tcPr>
            <w:tcW w:w="1041" w:type="dxa"/>
            <w:tcBorders>
              <w:top w:val="nil"/>
              <w:left w:val="nil"/>
              <w:bottom w:val="single" w:color="auto" w:sz="4" w:space="0"/>
              <w:right w:val="single" w:color="auto" w:sz="4" w:space="0"/>
            </w:tcBorders>
            <w:shd w:val="clear" w:color="000000" w:fill="FFFFFF"/>
            <w:noWrap/>
            <w:vAlign w:val="bottom"/>
          </w:tcPr>
          <w:p w14:paraId="7F9D2081">
            <w:pPr>
              <w:widowControl/>
              <w:jc w:val="center"/>
              <w:rPr>
                <w:rFonts w:eastAsia="等线"/>
                <w:color w:val="000000"/>
                <w:kern w:val="0"/>
                <w:szCs w:val="21"/>
              </w:rPr>
            </w:pPr>
            <w:r>
              <w:rPr>
                <w:rFonts w:eastAsia="等线"/>
                <w:color w:val="000000"/>
                <w:kern w:val="0"/>
                <w:szCs w:val="21"/>
              </w:rPr>
              <w:t>1+1+1</w:t>
            </w:r>
          </w:p>
        </w:tc>
        <w:tc>
          <w:tcPr>
            <w:tcW w:w="1534" w:type="dxa"/>
            <w:tcBorders>
              <w:top w:val="nil"/>
              <w:left w:val="nil"/>
              <w:bottom w:val="single" w:color="auto" w:sz="4" w:space="0"/>
              <w:right w:val="single" w:color="auto" w:sz="4" w:space="0"/>
            </w:tcBorders>
            <w:shd w:val="clear" w:color="000000" w:fill="FFFFFF"/>
            <w:noWrap/>
            <w:vAlign w:val="bottom"/>
          </w:tcPr>
          <w:p w14:paraId="49F4EE8C">
            <w:pPr>
              <w:widowControl/>
              <w:jc w:val="center"/>
              <w:rPr>
                <w:rFonts w:eastAsia="等线"/>
                <w:color w:val="000000"/>
                <w:kern w:val="0"/>
                <w:szCs w:val="21"/>
              </w:rPr>
            </w:pPr>
            <w:r>
              <w:rPr>
                <w:rFonts w:eastAsia="等线"/>
                <w:color w:val="000000"/>
                <w:kern w:val="0"/>
                <w:szCs w:val="21"/>
              </w:rPr>
              <w:t>77.02</w:t>
            </w:r>
          </w:p>
        </w:tc>
        <w:tc>
          <w:tcPr>
            <w:tcW w:w="1534" w:type="dxa"/>
            <w:tcBorders>
              <w:top w:val="nil"/>
              <w:left w:val="nil"/>
              <w:bottom w:val="single" w:color="auto" w:sz="4" w:space="0"/>
              <w:right w:val="single" w:color="auto" w:sz="4" w:space="0"/>
            </w:tcBorders>
            <w:shd w:val="clear" w:color="000000" w:fill="FFFFFF"/>
            <w:noWrap/>
            <w:vAlign w:val="bottom"/>
          </w:tcPr>
          <w:p w14:paraId="54704A19">
            <w:pPr>
              <w:widowControl/>
              <w:jc w:val="center"/>
              <w:rPr>
                <w:rFonts w:eastAsia="等线"/>
                <w:color w:val="000000"/>
                <w:kern w:val="0"/>
                <w:szCs w:val="21"/>
              </w:rPr>
            </w:pPr>
            <w:r>
              <w:rPr>
                <w:rFonts w:eastAsia="等线"/>
                <w:color w:val="000000"/>
                <w:kern w:val="0"/>
                <w:szCs w:val="21"/>
              </w:rPr>
              <w:t>61.49</w:t>
            </w:r>
          </w:p>
        </w:tc>
        <w:tc>
          <w:tcPr>
            <w:tcW w:w="1534" w:type="dxa"/>
            <w:tcBorders>
              <w:top w:val="nil"/>
              <w:left w:val="nil"/>
              <w:bottom w:val="single" w:color="auto" w:sz="4" w:space="0"/>
              <w:right w:val="single" w:color="auto" w:sz="4" w:space="0"/>
            </w:tcBorders>
            <w:shd w:val="clear" w:color="000000" w:fill="FFFFFF"/>
            <w:noWrap/>
            <w:vAlign w:val="bottom"/>
          </w:tcPr>
          <w:p w14:paraId="72D787BB">
            <w:pPr>
              <w:widowControl/>
              <w:jc w:val="center"/>
              <w:rPr>
                <w:rFonts w:eastAsia="等线"/>
                <w:color w:val="000000"/>
                <w:kern w:val="0"/>
                <w:szCs w:val="21"/>
              </w:rPr>
            </w:pPr>
            <w:r>
              <w:rPr>
                <w:rFonts w:eastAsia="等线"/>
                <w:color w:val="000000"/>
                <w:kern w:val="0"/>
                <w:szCs w:val="21"/>
              </w:rPr>
              <w:t>32.39</w:t>
            </w:r>
          </w:p>
        </w:tc>
        <w:tc>
          <w:tcPr>
            <w:tcW w:w="1040" w:type="dxa"/>
            <w:tcBorders>
              <w:top w:val="nil"/>
              <w:left w:val="nil"/>
              <w:bottom w:val="single" w:color="auto" w:sz="4" w:space="0"/>
              <w:right w:val="single" w:color="auto" w:sz="4" w:space="0"/>
            </w:tcBorders>
            <w:shd w:val="clear" w:color="000000" w:fill="FFFFFF"/>
            <w:noWrap/>
            <w:vAlign w:val="bottom"/>
          </w:tcPr>
          <w:p w14:paraId="517F0B4A">
            <w:pPr>
              <w:widowControl/>
              <w:jc w:val="center"/>
              <w:rPr>
                <w:rFonts w:eastAsia="等线"/>
                <w:color w:val="000000"/>
                <w:kern w:val="0"/>
                <w:szCs w:val="21"/>
              </w:rPr>
            </w:pPr>
            <w:r>
              <w:rPr>
                <w:rFonts w:eastAsia="等线"/>
                <w:color w:val="000000"/>
                <w:kern w:val="0"/>
                <w:szCs w:val="21"/>
              </w:rPr>
              <w:t>76.77</w:t>
            </w:r>
          </w:p>
        </w:tc>
        <w:tc>
          <w:tcPr>
            <w:tcW w:w="1040" w:type="dxa"/>
            <w:tcBorders>
              <w:top w:val="nil"/>
              <w:left w:val="nil"/>
              <w:bottom w:val="single" w:color="auto" w:sz="4" w:space="0"/>
              <w:right w:val="single" w:color="auto" w:sz="4" w:space="0"/>
            </w:tcBorders>
            <w:shd w:val="clear" w:color="000000" w:fill="FFFFFF"/>
            <w:noWrap/>
            <w:vAlign w:val="bottom"/>
          </w:tcPr>
          <w:p w14:paraId="11E1078D">
            <w:pPr>
              <w:widowControl/>
              <w:jc w:val="center"/>
              <w:rPr>
                <w:rFonts w:eastAsia="等线"/>
                <w:color w:val="000000"/>
                <w:kern w:val="0"/>
                <w:szCs w:val="21"/>
              </w:rPr>
            </w:pPr>
            <w:r>
              <w:rPr>
                <w:rFonts w:eastAsia="等线"/>
                <w:color w:val="000000"/>
                <w:kern w:val="0"/>
                <w:szCs w:val="21"/>
              </w:rPr>
              <w:t>45.90</w:t>
            </w:r>
          </w:p>
        </w:tc>
        <w:tc>
          <w:tcPr>
            <w:tcW w:w="1114" w:type="dxa"/>
            <w:tcBorders>
              <w:top w:val="nil"/>
              <w:left w:val="nil"/>
              <w:bottom w:val="single" w:color="auto" w:sz="4" w:space="0"/>
              <w:right w:val="single" w:color="auto" w:sz="4" w:space="0"/>
            </w:tcBorders>
            <w:shd w:val="clear" w:color="000000" w:fill="FFFFFF"/>
            <w:noWrap/>
            <w:vAlign w:val="bottom"/>
          </w:tcPr>
          <w:p w14:paraId="00EB74C2">
            <w:pPr>
              <w:widowControl/>
              <w:jc w:val="center"/>
              <w:rPr>
                <w:rFonts w:eastAsia="等线"/>
                <w:color w:val="000000"/>
                <w:kern w:val="0"/>
                <w:szCs w:val="21"/>
              </w:rPr>
            </w:pPr>
            <w:r>
              <w:rPr>
                <w:rFonts w:eastAsia="等线"/>
                <w:color w:val="000000"/>
                <w:kern w:val="0"/>
                <w:szCs w:val="21"/>
              </w:rPr>
              <w:t>55.24</w:t>
            </w:r>
          </w:p>
        </w:tc>
      </w:tr>
      <w:tr w14:paraId="68DCE3B9">
        <w:tblPrEx>
          <w:tblCellMar>
            <w:top w:w="0" w:type="dxa"/>
            <w:left w:w="108" w:type="dxa"/>
            <w:bottom w:w="0" w:type="dxa"/>
            <w:right w:w="108" w:type="dxa"/>
          </w:tblCellMar>
        </w:tblPrEx>
        <w:trPr>
          <w:trHeight w:val="285" w:hRule="atLeast"/>
          <w:jc w:val="center"/>
        </w:trPr>
        <w:tc>
          <w:tcPr>
            <w:tcW w:w="1320" w:type="dxa"/>
            <w:tcBorders>
              <w:top w:val="nil"/>
              <w:left w:val="single" w:color="auto" w:sz="4" w:space="0"/>
              <w:bottom w:val="single" w:color="auto" w:sz="4" w:space="0"/>
              <w:right w:val="single" w:color="auto" w:sz="4" w:space="0"/>
            </w:tcBorders>
            <w:shd w:val="clear" w:color="000000" w:fill="FFFFFF"/>
            <w:noWrap/>
            <w:vAlign w:val="bottom"/>
          </w:tcPr>
          <w:p w14:paraId="5812F99C">
            <w:pPr>
              <w:widowControl/>
              <w:jc w:val="center"/>
              <w:rPr>
                <w:rFonts w:eastAsia="等线"/>
                <w:color w:val="000000"/>
                <w:kern w:val="0"/>
                <w:szCs w:val="21"/>
              </w:rPr>
            </w:pPr>
            <w:r>
              <w:rPr>
                <w:rFonts w:eastAsia="等线"/>
                <w:color w:val="000000"/>
                <w:kern w:val="0"/>
                <w:szCs w:val="21"/>
              </w:rPr>
              <w:t>T+A+F</w:t>
            </w:r>
          </w:p>
        </w:tc>
        <w:tc>
          <w:tcPr>
            <w:tcW w:w="1041" w:type="dxa"/>
            <w:tcBorders>
              <w:top w:val="nil"/>
              <w:left w:val="nil"/>
              <w:bottom w:val="single" w:color="auto" w:sz="4" w:space="0"/>
              <w:right w:val="single" w:color="auto" w:sz="4" w:space="0"/>
            </w:tcBorders>
            <w:shd w:val="clear" w:color="000000" w:fill="FFFFFF"/>
            <w:noWrap/>
            <w:vAlign w:val="bottom"/>
          </w:tcPr>
          <w:p w14:paraId="6AFEC52A">
            <w:pPr>
              <w:widowControl/>
              <w:jc w:val="center"/>
              <w:rPr>
                <w:rFonts w:eastAsia="等线"/>
                <w:color w:val="000000"/>
                <w:kern w:val="0"/>
                <w:szCs w:val="21"/>
              </w:rPr>
            </w:pPr>
            <w:r>
              <w:rPr>
                <w:rFonts w:eastAsia="等线"/>
                <w:color w:val="000000"/>
                <w:kern w:val="0"/>
                <w:szCs w:val="21"/>
              </w:rPr>
              <w:t>1+1+0.5</w:t>
            </w:r>
          </w:p>
        </w:tc>
        <w:tc>
          <w:tcPr>
            <w:tcW w:w="1534" w:type="dxa"/>
            <w:tcBorders>
              <w:top w:val="nil"/>
              <w:left w:val="nil"/>
              <w:bottom w:val="single" w:color="auto" w:sz="4" w:space="0"/>
              <w:right w:val="single" w:color="auto" w:sz="4" w:space="0"/>
            </w:tcBorders>
            <w:shd w:val="clear" w:color="000000" w:fill="FFFFFF"/>
            <w:noWrap/>
            <w:vAlign w:val="bottom"/>
          </w:tcPr>
          <w:p w14:paraId="4ADEC0E3">
            <w:pPr>
              <w:widowControl/>
              <w:jc w:val="center"/>
              <w:rPr>
                <w:rFonts w:eastAsia="等线"/>
                <w:color w:val="000000"/>
                <w:kern w:val="0"/>
                <w:szCs w:val="21"/>
              </w:rPr>
            </w:pPr>
            <w:r>
              <w:rPr>
                <w:rFonts w:eastAsia="等线"/>
                <w:color w:val="000000"/>
                <w:kern w:val="0"/>
                <w:szCs w:val="21"/>
              </w:rPr>
              <w:t>76.50</w:t>
            </w:r>
          </w:p>
        </w:tc>
        <w:tc>
          <w:tcPr>
            <w:tcW w:w="1534" w:type="dxa"/>
            <w:tcBorders>
              <w:top w:val="nil"/>
              <w:left w:val="nil"/>
              <w:bottom w:val="single" w:color="auto" w:sz="4" w:space="0"/>
              <w:right w:val="single" w:color="auto" w:sz="4" w:space="0"/>
            </w:tcBorders>
            <w:shd w:val="clear" w:color="000000" w:fill="FFFFFF"/>
            <w:noWrap/>
            <w:vAlign w:val="bottom"/>
          </w:tcPr>
          <w:p w14:paraId="5E9A9C34">
            <w:pPr>
              <w:widowControl/>
              <w:jc w:val="center"/>
              <w:rPr>
                <w:rFonts w:eastAsia="等线"/>
                <w:color w:val="000000"/>
                <w:kern w:val="0"/>
                <w:szCs w:val="21"/>
              </w:rPr>
            </w:pPr>
            <w:r>
              <w:rPr>
                <w:rFonts w:eastAsia="等线"/>
                <w:color w:val="000000"/>
                <w:kern w:val="0"/>
                <w:szCs w:val="21"/>
              </w:rPr>
              <w:t>64.33</w:t>
            </w:r>
          </w:p>
        </w:tc>
        <w:tc>
          <w:tcPr>
            <w:tcW w:w="1534" w:type="dxa"/>
            <w:tcBorders>
              <w:top w:val="nil"/>
              <w:left w:val="nil"/>
              <w:bottom w:val="single" w:color="auto" w:sz="4" w:space="0"/>
              <w:right w:val="single" w:color="auto" w:sz="4" w:space="0"/>
            </w:tcBorders>
            <w:shd w:val="clear" w:color="000000" w:fill="FFFFFF"/>
            <w:noWrap/>
            <w:vAlign w:val="bottom"/>
          </w:tcPr>
          <w:p w14:paraId="6C676BA0">
            <w:pPr>
              <w:widowControl/>
              <w:jc w:val="center"/>
              <w:rPr>
                <w:rFonts w:eastAsia="等线"/>
                <w:color w:val="000000"/>
                <w:kern w:val="0"/>
                <w:szCs w:val="21"/>
              </w:rPr>
            </w:pPr>
            <w:r>
              <w:rPr>
                <w:rFonts w:eastAsia="等线"/>
                <w:color w:val="000000"/>
                <w:kern w:val="0"/>
                <w:szCs w:val="21"/>
              </w:rPr>
              <w:t>34.57</w:t>
            </w:r>
          </w:p>
        </w:tc>
        <w:tc>
          <w:tcPr>
            <w:tcW w:w="1040" w:type="dxa"/>
            <w:tcBorders>
              <w:top w:val="nil"/>
              <w:left w:val="nil"/>
              <w:bottom w:val="single" w:color="auto" w:sz="4" w:space="0"/>
              <w:right w:val="single" w:color="auto" w:sz="4" w:space="0"/>
            </w:tcBorders>
            <w:shd w:val="clear" w:color="000000" w:fill="FFFFFF"/>
            <w:noWrap/>
            <w:vAlign w:val="bottom"/>
          </w:tcPr>
          <w:p w14:paraId="5698D92D">
            <w:pPr>
              <w:widowControl/>
              <w:jc w:val="center"/>
              <w:rPr>
                <w:rFonts w:eastAsia="等线"/>
                <w:color w:val="000000"/>
                <w:kern w:val="0"/>
                <w:szCs w:val="21"/>
              </w:rPr>
            </w:pPr>
            <w:r>
              <w:rPr>
                <w:rFonts w:eastAsia="等线"/>
                <w:color w:val="000000"/>
                <w:kern w:val="0"/>
                <w:szCs w:val="21"/>
              </w:rPr>
              <w:t>76.12</w:t>
            </w:r>
          </w:p>
        </w:tc>
        <w:tc>
          <w:tcPr>
            <w:tcW w:w="1040" w:type="dxa"/>
            <w:tcBorders>
              <w:top w:val="nil"/>
              <w:left w:val="nil"/>
              <w:bottom w:val="single" w:color="auto" w:sz="4" w:space="0"/>
              <w:right w:val="single" w:color="auto" w:sz="4" w:space="0"/>
            </w:tcBorders>
            <w:shd w:val="clear" w:color="000000" w:fill="FFFFFF"/>
            <w:noWrap/>
            <w:vAlign w:val="bottom"/>
          </w:tcPr>
          <w:p w14:paraId="40D07D85">
            <w:pPr>
              <w:widowControl/>
              <w:jc w:val="center"/>
              <w:rPr>
                <w:rFonts w:eastAsia="等线"/>
                <w:color w:val="000000"/>
                <w:kern w:val="0"/>
                <w:szCs w:val="21"/>
              </w:rPr>
            </w:pPr>
            <w:r>
              <w:rPr>
                <w:rFonts w:eastAsia="等线"/>
                <w:color w:val="000000"/>
                <w:kern w:val="0"/>
                <w:szCs w:val="21"/>
              </w:rPr>
              <w:t>44.66</w:t>
            </w:r>
          </w:p>
        </w:tc>
        <w:tc>
          <w:tcPr>
            <w:tcW w:w="1114" w:type="dxa"/>
            <w:tcBorders>
              <w:top w:val="nil"/>
              <w:left w:val="nil"/>
              <w:bottom w:val="single" w:color="auto" w:sz="4" w:space="0"/>
              <w:right w:val="single" w:color="auto" w:sz="4" w:space="0"/>
            </w:tcBorders>
            <w:shd w:val="clear" w:color="000000" w:fill="FFFFFF"/>
            <w:noWrap/>
            <w:vAlign w:val="bottom"/>
          </w:tcPr>
          <w:p w14:paraId="196C3FEB">
            <w:pPr>
              <w:widowControl/>
              <w:jc w:val="center"/>
              <w:rPr>
                <w:rFonts w:eastAsia="等线"/>
                <w:color w:val="000000"/>
                <w:kern w:val="0"/>
                <w:szCs w:val="21"/>
              </w:rPr>
            </w:pPr>
            <w:r>
              <w:rPr>
                <w:rFonts w:eastAsia="等线"/>
                <w:color w:val="000000"/>
                <w:kern w:val="0"/>
                <w:szCs w:val="21"/>
              </w:rPr>
              <w:t>58.94</w:t>
            </w:r>
          </w:p>
        </w:tc>
      </w:tr>
      <w:tr w14:paraId="6A04AA9B">
        <w:tblPrEx>
          <w:tblCellMar>
            <w:top w:w="0" w:type="dxa"/>
            <w:left w:w="108" w:type="dxa"/>
            <w:bottom w:w="0" w:type="dxa"/>
            <w:right w:w="108" w:type="dxa"/>
          </w:tblCellMar>
        </w:tblPrEx>
        <w:trPr>
          <w:trHeight w:val="285" w:hRule="atLeast"/>
          <w:jc w:val="center"/>
        </w:trPr>
        <w:tc>
          <w:tcPr>
            <w:tcW w:w="1320" w:type="dxa"/>
            <w:tcBorders>
              <w:top w:val="nil"/>
              <w:left w:val="single" w:color="auto" w:sz="4" w:space="0"/>
              <w:bottom w:val="single" w:color="auto" w:sz="4" w:space="0"/>
              <w:right w:val="single" w:color="auto" w:sz="4" w:space="0"/>
            </w:tcBorders>
            <w:shd w:val="clear" w:color="000000" w:fill="FFFFFF"/>
            <w:noWrap/>
            <w:vAlign w:val="bottom"/>
          </w:tcPr>
          <w:p w14:paraId="7D1929BD">
            <w:pPr>
              <w:widowControl/>
              <w:jc w:val="center"/>
              <w:rPr>
                <w:rFonts w:eastAsia="等线"/>
                <w:color w:val="000000"/>
                <w:kern w:val="0"/>
                <w:szCs w:val="21"/>
              </w:rPr>
            </w:pPr>
            <w:r>
              <w:rPr>
                <w:rFonts w:eastAsia="等线"/>
                <w:color w:val="000000"/>
                <w:kern w:val="0"/>
                <w:szCs w:val="21"/>
              </w:rPr>
              <w:t>T+A+F</w:t>
            </w:r>
          </w:p>
        </w:tc>
        <w:tc>
          <w:tcPr>
            <w:tcW w:w="1041" w:type="dxa"/>
            <w:tcBorders>
              <w:top w:val="nil"/>
              <w:left w:val="nil"/>
              <w:bottom w:val="single" w:color="auto" w:sz="4" w:space="0"/>
              <w:right w:val="single" w:color="auto" w:sz="4" w:space="0"/>
            </w:tcBorders>
            <w:shd w:val="clear" w:color="000000" w:fill="FFFFFF"/>
            <w:noWrap/>
            <w:vAlign w:val="bottom"/>
          </w:tcPr>
          <w:p w14:paraId="49632953">
            <w:pPr>
              <w:widowControl/>
              <w:jc w:val="center"/>
              <w:rPr>
                <w:rFonts w:eastAsia="等线"/>
                <w:color w:val="000000"/>
                <w:kern w:val="0"/>
                <w:szCs w:val="21"/>
              </w:rPr>
            </w:pPr>
            <w:r>
              <w:rPr>
                <w:rFonts w:eastAsia="等线"/>
                <w:color w:val="000000"/>
                <w:kern w:val="0"/>
                <w:szCs w:val="21"/>
              </w:rPr>
              <w:t>1+1+1</w:t>
            </w:r>
          </w:p>
        </w:tc>
        <w:tc>
          <w:tcPr>
            <w:tcW w:w="1534" w:type="dxa"/>
            <w:tcBorders>
              <w:top w:val="nil"/>
              <w:left w:val="nil"/>
              <w:bottom w:val="single" w:color="auto" w:sz="4" w:space="0"/>
              <w:right w:val="single" w:color="auto" w:sz="4" w:space="0"/>
            </w:tcBorders>
            <w:shd w:val="clear" w:color="000000" w:fill="FFFFFF"/>
            <w:noWrap/>
            <w:vAlign w:val="bottom"/>
          </w:tcPr>
          <w:p w14:paraId="7C35441E">
            <w:pPr>
              <w:widowControl/>
              <w:jc w:val="center"/>
              <w:rPr>
                <w:rFonts w:eastAsia="等线"/>
                <w:color w:val="000000"/>
                <w:kern w:val="0"/>
                <w:szCs w:val="21"/>
              </w:rPr>
            </w:pPr>
            <w:r>
              <w:rPr>
                <w:rFonts w:eastAsia="等线"/>
                <w:color w:val="000000"/>
                <w:kern w:val="0"/>
                <w:szCs w:val="21"/>
              </w:rPr>
              <w:t>77.07</w:t>
            </w:r>
          </w:p>
        </w:tc>
        <w:tc>
          <w:tcPr>
            <w:tcW w:w="1534" w:type="dxa"/>
            <w:tcBorders>
              <w:top w:val="nil"/>
              <w:left w:val="nil"/>
              <w:bottom w:val="single" w:color="auto" w:sz="4" w:space="0"/>
              <w:right w:val="single" w:color="auto" w:sz="4" w:space="0"/>
            </w:tcBorders>
            <w:shd w:val="clear" w:color="000000" w:fill="FFFFFF"/>
            <w:noWrap/>
            <w:vAlign w:val="bottom"/>
          </w:tcPr>
          <w:p w14:paraId="2283337A">
            <w:pPr>
              <w:widowControl/>
              <w:jc w:val="center"/>
              <w:rPr>
                <w:rFonts w:eastAsia="等线"/>
                <w:color w:val="000000"/>
                <w:kern w:val="0"/>
                <w:szCs w:val="21"/>
              </w:rPr>
            </w:pPr>
            <w:r>
              <w:rPr>
                <w:rFonts w:eastAsia="等线"/>
                <w:color w:val="000000"/>
                <w:kern w:val="0"/>
                <w:szCs w:val="21"/>
              </w:rPr>
              <w:t>64.11</w:t>
            </w:r>
          </w:p>
        </w:tc>
        <w:tc>
          <w:tcPr>
            <w:tcW w:w="1534" w:type="dxa"/>
            <w:tcBorders>
              <w:top w:val="nil"/>
              <w:left w:val="nil"/>
              <w:bottom w:val="single" w:color="auto" w:sz="4" w:space="0"/>
              <w:right w:val="single" w:color="auto" w:sz="4" w:space="0"/>
            </w:tcBorders>
            <w:shd w:val="clear" w:color="000000" w:fill="FFFFFF"/>
            <w:noWrap/>
            <w:vAlign w:val="bottom"/>
          </w:tcPr>
          <w:p w14:paraId="1E5A9D79">
            <w:pPr>
              <w:widowControl/>
              <w:jc w:val="center"/>
              <w:rPr>
                <w:rFonts w:eastAsia="等线"/>
                <w:color w:val="000000"/>
                <w:kern w:val="0"/>
                <w:szCs w:val="21"/>
              </w:rPr>
            </w:pPr>
            <w:r>
              <w:rPr>
                <w:rFonts w:eastAsia="等线"/>
                <w:color w:val="000000"/>
                <w:kern w:val="0"/>
                <w:szCs w:val="21"/>
              </w:rPr>
              <w:t>35.01</w:t>
            </w:r>
          </w:p>
        </w:tc>
        <w:tc>
          <w:tcPr>
            <w:tcW w:w="1040" w:type="dxa"/>
            <w:tcBorders>
              <w:top w:val="nil"/>
              <w:left w:val="nil"/>
              <w:bottom w:val="single" w:color="auto" w:sz="4" w:space="0"/>
              <w:right w:val="single" w:color="auto" w:sz="4" w:space="0"/>
            </w:tcBorders>
            <w:shd w:val="clear" w:color="000000" w:fill="FFFFFF"/>
            <w:noWrap/>
            <w:vAlign w:val="bottom"/>
          </w:tcPr>
          <w:p w14:paraId="1557EFBE">
            <w:pPr>
              <w:widowControl/>
              <w:jc w:val="center"/>
              <w:rPr>
                <w:rFonts w:eastAsia="等线"/>
                <w:color w:val="000000"/>
                <w:kern w:val="0"/>
                <w:szCs w:val="21"/>
              </w:rPr>
            </w:pPr>
            <w:r>
              <w:rPr>
                <w:rFonts w:eastAsia="等线"/>
                <w:color w:val="000000"/>
                <w:kern w:val="0"/>
                <w:szCs w:val="21"/>
              </w:rPr>
              <w:t>76.95</w:t>
            </w:r>
          </w:p>
        </w:tc>
        <w:tc>
          <w:tcPr>
            <w:tcW w:w="1040" w:type="dxa"/>
            <w:tcBorders>
              <w:top w:val="nil"/>
              <w:left w:val="nil"/>
              <w:bottom w:val="single" w:color="auto" w:sz="4" w:space="0"/>
              <w:right w:val="single" w:color="auto" w:sz="4" w:space="0"/>
            </w:tcBorders>
            <w:shd w:val="clear" w:color="000000" w:fill="FFFFFF"/>
            <w:noWrap/>
            <w:vAlign w:val="bottom"/>
          </w:tcPr>
          <w:p w14:paraId="69951C1F">
            <w:pPr>
              <w:widowControl/>
              <w:jc w:val="center"/>
              <w:rPr>
                <w:rFonts w:eastAsia="等线"/>
                <w:color w:val="000000"/>
                <w:kern w:val="0"/>
                <w:szCs w:val="21"/>
              </w:rPr>
            </w:pPr>
            <w:r>
              <w:rPr>
                <w:rFonts w:eastAsia="等线"/>
                <w:color w:val="000000"/>
                <w:kern w:val="0"/>
                <w:szCs w:val="21"/>
              </w:rPr>
              <w:t>44.86</w:t>
            </w:r>
          </w:p>
        </w:tc>
        <w:tc>
          <w:tcPr>
            <w:tcW w:w="1114" w:type="dxa"/>
            <w:tcBorders>
              <w:top w:val="nil"/>
              <w:left w:val="nil"/>
              <w:bottom w:val="single" w:color="auto" w:sz="4" w:space="0"/>
              <w:right w:val="single" w:color="auto" w:sz="4" w:space="0"/>
            </w:tcBorders>
            <w:shd w:val="clear" w:color="000000" w:fill="FFFFFF"/>
            <w:noWrap/>
            <w:vAlign w:val="bottom"/>
          </w:tcPr>
          <w:p w14:paraId="1864B1C6">
            <w:pPr>
              <w:widowControl/>
              <w:jc w:val="center"/>
              <w:rPr>
                <w:rFonts w:eastAsia="等线"/>
                <w:color w:val="000000"/>
                <w:kern w:val="0"/>
                <w:szCs w:val="21"/>
              </w:rPr>
            </w:pPr>
            <w:r>
              <w:rPr>
                <w:rFonts w:eastAsia="等线"/>
                <w:color w:val="000000"/>
                <w:kern w:val="0"/>
                <w:szCs w:val="21"/>
              </w:rPr>
              <w:t>58.06</w:t>
            </w:r>
          </w:p>
        </w:tc>
      </w:tr>
    </w:tbl>
    <w:p w14:paraId="493ED7AC">
      <w:pPr>
        <w:pStyle w:val="42"/>
        <w:ind w:firstLine="480" w:firstLineChars="200"/>
      </w:pPr>
      <w:r>
        <w:rPr>
          <w:rFonts w:hint="eastAsia"/>
        </w:rPr>
        <w:t>在表4</w:t>
      </w:r>
      <w:r>
        <w:t>-2</w:t>
      </w:r>
      <w:r>
        <w:rPr>
          <w:rFonts w:hint="eastAsia"/>
        </w:rPr>
        <w:t>中，T代表文本模态特征，A代表音频模态特征，M代表微表情特征，</w:t>
      </w:r>
      <w:r>
        <w:t>F</w:t>
      </w:r>
      <w:r>
        <w:rPr>
          <w:rFonts w:hint="eastAsia"/>
        </w:rPr>
        <w:t>代表使用OpenFace2.0工具包提取的人脸特征。T</w:t>
      </w:r>
      <w:r>
        <w:t>+A+V</w:t>
      </w:r>
      <w:r>
        <w:rPr>
          <w:rFonts w:hint="eastAsia"/>
        </w:rPr>
        <w:t>代表选用了微表情作为图像模态的特征；T</w:t>
      </w:r>
      <w:r>
        <w:t>+A+F</w:t>
      </w:r>
      <w:r>
        <w:rPr>
          <w:rFonts w:hint="eastAsia"/>
        </w:rPr>
        <w:t>代表选用了人脸特征作为图像模态的特征。Weights一栏代表在我们的模型初始化过程中，初始化模态的权重值</w:t>
      </w:r>
      <m:oMath>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φ</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t</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hint="eastAsia" w:ascii="Cambria Math" w:hAnsi="Cambria Math" w:eastAsiaTheme="minorEastAsia" w:cstheme="minorBidi"/>
            <w:color w:val="000000" w:themeColor="text1"/>
            <w:kern w:val="24"/>
            <w14:textFill>
              <w14:solidFill>
                <w14:schemeClr w14:val="tx1"/>
              </w14:solidFill>
            </w14:textFill>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φ</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a</m:t>
            </m:r>
            <m:ctrlPr>
              <w:rPr>
                <w:rFonts w:ascii="Cambria Math" w:hAnsi="Cambria Math" w:eastAsiaTheme="minorEastAsia" w:cstheme="minorBidi"/>
                <w:i/>
                <w:iCs/>
                <w:color w:val="000000" w:themeColor="text1"/>
                <w:kern w:val="24"/>
                <w14:textFill>
                  <w14:solidFill>
                    <w14:schemeClr w14:val="tx1"/>
                  </w14:solidFill>
                </w14:textFill>
              </w:rPr>
            </m:ctrlPr>
          </m:sub>
        </m:sSub>
        <m:r>
          <m:rPr/>
          <w:rPr>
            <w:rFonts w:hint="eastAsia" w:ascii="Cambria Math" w:hAnsi="Cambria Math" w:eastAsiaTheme="minorEastAsia" w:cstheme="minorBidi"/>
            <w:color w:val="000000" w:themeColor="text1"/>
            <w:kern w:val="24"/>
            <w14:textFill>
              <w14:solidFill>
                <w14:schemeClr w14:val="tx1"/>
              </w14:solidFill>
            </w14:textFill>
          </w:rPr>
          <m:t>、</m:t>
        </m:r>
        <m:sSub>
          <m:sSubPr>
            <m:ctrlPr>
              <w:rPr>
                <w:rFonts w:ascii="Cambria Math" w:hAnsi="Cambria Math" w:eastAsiaTheme="minorEastAsia" w:cstheme="minorBidi"/>
                <w:i/>
                <w:iCs/>
                <w:color w:val="000000" w:themeColor="text1"/>
                <w:kern w:val="24"/>
                <w14:textFill>
                  <w14:solidFill>
                    <w14:schemeClr w14:val="tx1"/>
                  </w14:solidFill>
                </w14:textFill>
              </w:rPr>
            </m:ctrlPr>
          </m:sSubPr>
          <m:e>
            <m:r>
              <m:rPr/>
              <w:rPr>
                <w:rFonts w:ascii="Cambria Math" w:hAnsi="Cambria Math" w:eastAsiaTheme="minorEastAsia" w:cstheme="minorBidi"/>
                <w:color w:val="000000" w:themeColor="text1"/>
                <w:kern w:val="24"/>
                <w14:textFill>
                  <w14:solidFill>
                    <w14:schemeClr w14:val="tx1"/>
                  </w14:solidFill>
                </w14:textFill>
              </w:rPr>
              <m:t>φ</m:t>
            </m:r>
            <m:ctrlPr>
              <w:rPr>
                <w:rFonts w:ascii="Cambria Math" w:hAnsi="Cambria Math" w:eastAsiaTheme="minorEastAsia" w:cstheme="minorBidi"/>
                <w:i/>
                <w:iCs/>
                <w:color w:val="000000" w:themeColor="text1"/>
                <w:kern w:val="24"/>
                <w14:textFill>
                  <w14:solidFill>
                    <w14:schemeClr w14:val="tx1"/>
                  </w14:solidFill>
                </w14:textFill>
              </w:rPr>
            </m:ctrlPr>
          </m:e>
          <m:sub>
            <m:r>
              <m:rPr/>
              <w:rPr>
                <w:rFonts w:ascii="Cambria Math" w:hAnsi="Cambria Math" w:eastAsiaTheme="minorEastAsia" w:cstheme="minorBidi"/>
                <w:color w:val="000000" w:themeColor="text1"/>
                <w:kern w:val="24"/>
                <w14:textFill>
                  <w14:solidFill>
                    <w14:schemeClr w14:val="tx1"/>
                  </w14:solidFill>
                </w14:textFill>
              </w:rPr>
              <m:t>v</m:t>
            </m:r>
            <m:ctrlPr>
              <w:rPr>
                <w:rFonts w:ascii="Cambria Math" w:hAnsi="Cambria Math" w:eastAsiaTheme="minorEastAsia" w:cstheme="minorBidi"/>
                <w:i/>
                <w:iCs/>
                <w:color w:val="000000" w:themeColor="text1"/>
                <w:kern w:val="24"/>
                <w14:textFill>
                  <w14:solidFill>
                    <w14:schemeClr w14:val="tx1"/>
                  </w14:solidFill>
                </w14:textFill>
              </w:rPr>
            </m:ctrlPr>
          </m:sub>
        </m:sSub>
      </m:oMath>
      <w:r>
        <w:rPr>
          <w:rFonts w:hint="eastAsia"/>
          <w:iCs/>
          <w:color w:val="000000" w:themeColor="text1"/>
          <w:kern w:val="24"/>
          <w14:textFill>
            <w14:solidFill>
              <w14:schemeClr w14:val="tx1"/>
            </w14:solidFill>
          </w14:textFill>
        </w:rPr>
        <w:t>。虽然这三个值在模型的训练过程中会被动态地调整，但是实验发现，调整他们的初始值确实会对模型的效果产生影响。</w:t>
      </w:r>
    </w:p>
    <w:p w14:paraId="6C06559C">
      <w:pPr>
        <w:pStyle w:val="42"/>
        <w:ind w:firstLine="480" w:firstLineChars="200"/>
      </w:pPr>
      <w:r>
        <w:rPr>
          <w:rFonts w:hint="eastAsia"/>
        </w:rPr>
        <w:t>从实验结果中不难发现，选用微表情作为图片模态特征的输出，并且初始的图像权重设置为0</w:t>
      </w:r>
      <w:r>
        <w:t>.5</w:t>
      </w:r>
      <w:r>
        <w:rPr>
          <w:rFonts w:hint="eastAsia"/>
        </w:rPr>
        <w:t>，最终会取得比较好的效果。这也是本文最终采用的实验方案。</w:t>
      </w:r>
    </w:p>
    <w:p w14:paraId="2337EBA7">
      <w:pPr>
        <w:pStyle w:val="42"/>
        <w:ind w:firstLine="480" w:firstLineChars="200"/>
      </w:pPr>
      <w:r>
        <w:rPr>
          <w:rFonts w:hint="eastAsia"/>
        </w:rPr>
        <w:t>对比来看，微表情的初始权重设置为0</w:t>
      </w:r>
      <w:r>
        <w:t>.5</w:t>
      </w:r>
      <w:r>
        <w:rPr>
          <w:rFonts w:hint="eastAsia"/>
        </w:rPr>
        <w:t>时会取得最好的效果，说明模态与模态之间的初始权重对最终模型的效果有重要影响。然而，如果选用人脸特征作为图像模态特征的输出，初始权重设置为</w:t>
      </w:r>
      <w:r>
        <w:t>1</w:t>
      </w:r>
      <w:r>
        <w:rPr>
          <w:rFonts w:hint="eastAsia"/>
        </w:rPr>
        <w:t>时，效果更好。这是因为人脸中包含的特征信息维度为7</w:t>
      </w:r>
      <w:r>
        <w:t>09</w:t>
      </w:r>
      <w:r>
        <w:rPr>
          <w:rFonts w:hint="eastAsia"/>
        </w:rPr>
        <w:t>，而微表情特征维度为3。微表情包含的特征比较少，并不具备很强的表示能力，但是优势在于能准确把握图像数据中隐藏的情绪信息，因此在分类问题中对模型的提升比较大。而图像特征在回归问题中的表现更为稳定，但是模型总体的效果不如使用微表情特征。</w:t>
      </w:r>
    </w:p>
    <w:p w14:paraId="6B7CB820">
      <w:pPr>
        <w:pStyle w:val="42"/>
        <w:ind w:firstLine="480" w:firstLineChars="200"/>
      </w:pPr>
      <w:r>
        <w:rPr>
          <w:rFonts w:hint="eastAsia"/>
        </w:rPr>
        <w:t>综上所述，我们最终选用微表情特征作为最终的图像模态信息加入模型进行训练。</w:t>
      </w:r>
    </w:p>
    <w:p w14:paraId="3DE4C444">
      <w:pPr>
        <w:pStyle w:val="35"/>
        <w:spacing w:before="312" w:beforeLines="100" w:after="312" w:afterLines="100"/>
      </w:pPr>
      <w:bookmarkStart w:id="30" w:name="_Toc100932589"/>
      <w:r>
        <w:t xml:space="preserve">4.4 </w:t>
      </w:r>
      <w:r>
        <w:rPr>
          <w:rFonts w:hint="eastAsia"/>
        </w:rPr>
        <w:t>消融实验</w:t>
      </w:r>
      <w:bookmarkEnd w:id="30"/>
    </w:p>
    <w:p w14:paraId="7D45E039">
      <w:pPr>
        <w:pStyle w:val="42"/>
        <w:ind w:firstLine="480" w:firstLineChars="200"/>
      </w:pPr>
      <w:r>
        <w:rPr>
          <w:rFonts w:hint="eastAsia"/>
        </w:rPr>
        <w:t>为了验证本文提出的模型在融合三种模态进行情感分析任务中的有效性，进行了消融试验。使用了不同的模态组合在C</w:t>
      </w:r>
      <w:r>
        <w:t>H-SIMS</w:t>
      </w:r>
      <w:r>
        <w:rPr>
          <w:rFonts w:hint="eastAsia"/>
        </w:rPr>
        <w:t>中文数据集上进行实验，实验采用的参数与4</w:t>
      </w:r>
      <w:r>
        <w:t>-2</w:t>
      </w:r>
      <w:r>
        <w:rPr>
          <w:rFonts w:hint="eastAsia"/>
        </w:rPr>
        <w:t>实验中的参数一致。更换模态组合的具体方案是将没有用到的模态信息从公式3</w:t>
      </w:r>
      <w:r>
        <w:t>-3</w:t>
      </w:r>
      <w:r>
        <w:rPr>
          <w:rFonts w:hint="eastAsia"/>
        </w:rPr>
        <w:t>中删去，这样模型便不会考虑删去的模态信息。</w:t>
      </w:r>
    </w:p>
    <w:p w14:paraId="0C4A2A77">
      <w:pPr>
        <w:pStyle w:val="42"/>
        <w:ind w:firstLine="480" w:firstLineChars="200"/>
      </w:pPr>
      <w:r>
        <w:rPr>
          <w:rFonts w:hint="eastAsia"/>
        </w:rPr>
        <w:t>实验的结果如表4</w:t>
      </w:r>
      <w:r>
        <w:t>-3</w:t>
      </w:r>
      <w:r>
        <w:rPr>
          <w:rFonts w:hint="eastAsia"/>
        </w:rPr>
        <w:t>所示，T代表使用了文本模态特征，A代表使用了音频模态特征，V代表使用了图像模态特征。可以看出，使用三种模态的模型效果最好。使用两种模态的效果次之，使用单模态训练的模型效果最差。这说明我们使用的三种多模态信息确实在实验的过程中起到了正向作用。</w:t>
      </w:r>
    </w:p>
    <w:p w14:paraId="02815E82">
      <w:pPr>
        <w:pStyle w:val="42"/>
        <w:ind w:firstLine="480" w:firstLineChars="200"/>
      </w:pPr>
      <w:r>
        <w:rPr>
          <w:rFonts w:hint="eastAsia"/>
        </w:rPr>
        <w:t>同时，进一步分析实验结果，发现在我们的模型结构下，使用了音频模态特征的情况下，通过注意力微调的B</w:t>
      </w:r>
      <w:r>
        <w:t>ERT</w:t>
      </w:r>
      <w:r>
        <w:rPr>
          <w:rFonts w:hint="eastAsia"/>
        </w:rPr>
        <w:t>模型的结果相对较好。这说明音频模态信息提供了更加有效的注意力信息。而使用了微表情信息进行注意力后，模型在分类任务的表现明显提升，但是在acc-</w:t>
      </w:r>
      <w:r>
        <w:t>5</w:t>
      </w:r>
      <w:r>
        <w:rPr>
          <w:rFonts w:hint="eastAsia"/>
        </w:rPr>
        <w:t>这样的回归任务评价指标上效果不佳。这进一步证实了微表情特征提供的特征信息包含精确的情感信息，但不具备复杂表示能力。</w:t>
      </w:r>
    </w:p>
    <w:p w14:paraId="4D1F7F95">
      <w:pPr>
        <w:pStyle w:val="42"/>
        <w:ind w:firstLine="420" w:firstLineChars="200"/>
        <w:jc w:val="center"/>
        <w:rPr>
          <w:sz w:val="21"/>
          <w:szCs w:val="21"/>
        </w:rPr>
      </w:pPr>
      <w:r>
        <w:rPr>
          <w:rFonts w:hint="eastAsia"/>
          <w:sz w:val="21"/>
          <w:szCs w:val="21"/>
        </w:rPr>
        <w:t>表4</w:t>
      </w:r>
      <w:r>
        <w:rPr>
          <w:sz w:val="21"/>
          <w:szCs w:val="21"/>
        </w:rPr>
        <w:t>-3</w:t>
      </w:r>
      <w:r>
        <w:rPr>
          <w:rFonts w:hint="eastAsia"/>
          <w:sz w:val="21"/>
          <w:szCs w:val="21"/>
        </w:rPr>
        <w:t xml:space="preserve"> 不同模态组合在</w:t>
      </w:r>
      <w:r>
        <w:rPr>
          <w:sz w:val="21"/>
          <w:szCs w:val="21"/>
        </w:rPr>
        <w:t>CH-SIMS</w:t>
      </w:r>
      <w:r>
        <w:rPr>
          <w:rFonts w:hint="eastAsia"/>
          <w:sz w:val="21"/>
          <w:szCs w:val="21"/>
        </w:rPr>
        <w:t>数据集上的情感分类结果</w:t>
      </w:r>
    </w:p>
    <w:p w14:paraId="3ADC3906">
      <w:pPr>
        <w:pStyle w:val="42"/>
        <w:ind w:firstLine="420" w:firstLineChars="200"/>
        <w:jc w:val="center"/>
        <w:rPr>
          <w:sz w:val="21"/>
          <w:szCs w:val="21"/>
        </w:rPr>
      </w:pPr>
      <w:r>
        <w:rPr>
          <w:sz w:val="21"/>
          <w:szCs w:val="21"/>
        </w:rPr>
        <w:t>T</w:t>
      </w:r>
      <w:r>
        <w:rPr>
          <w:rFonts w:hint="eastAsia"/>
          <w:sz w:val="21"/>
          <w:szCs w:val="21"/>
        </w:rPr>
        <w:t>able</w:t>
      </w:r>
      <w:r>
        <w:rPr>
          <w:sz w:val="21"/>
          <w:szCs w:val="21"/>
        </w:rPr>
        <w:t>4-3 Sentiment classification results of different modal combinations</w:t>
      </w:r>
    </w:p>
    <w:p w14:paraId="3AFD5B11">
      <w:pPr>
        <w:pStyle w:val="42"/>
        <w:ind w:firstLine="420" w:firstLineChars="200"/>
        <w:jc w:val="center"/>
      </w:pPr>
      <w:r>
        <w:rPr>
          <w:sz w:val="21"/>
          <w:szCs w:val="21"/>
        </w:rPr>
        <w:t>on the test set of CH-SIMS</w:t>
      </w:r>
    </w:p>
    <w:tbl>
      <w:tblPr>
        <w:tblStyle w:val="27"/>
        <w:tblW w:w="9570" w:type="dxa"/>
        <w:jc w:val="center"/>
        <w:tblLayout w:type="autofit"/>
        <w:tblCellMar>
          <w:top w:w="0" w:type="dxa"/>
          <w:left w:w="108" w:type="dxa"/>
          <w:bottom w:w="0" w:type="dxa"/>
          <w:right w:w="108" w:type="dxa"/>
        </w:tblCellMar>
      </w:tblPr>
      <w:tblGrid>
        <w:gridCol w:w="1197"/>
        <w:gridCol w:w="1723"/>
        <w:gridCol w:w="1723"/>
        <w:gridCol w:w="1723"/>
        <w:gridCol w:w="1047"/>
        <w:gridCol w:w="1110"/>
        <w:gridCol w:w="1047"/>
      </w:tblGrid>
      <w:tr w14:paraId="7399AB4E">
        <w:tblPrEx>
          <w:tblCellMar>
            <w:top w:w="0" w:type="dxa"/>
            <w:left w:w="108" w:type="dxa"/>
            <w:bottom w:w="0" w:type="dxa"/>
            <w:right w:w="108" w:type="dxa"/>
          </w:tblCellMar>
        </w:tblPrEx>
        <w:trPr>
          <w:trHeight w:val="285" w:hRule="atLeast"/>
          <w:jc w:val="center"/>
        </w:trPr>
        <w:tc>
          <w:tcPr>
            <w:tcW w:w="119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65FEF93">
            <w:pPr>
              <w:pStyle w:val="42"/>
              <w:jc w:val="center"/>
              <w:rPr>
                <w:sz w:val="21"/>
                <w:szCs w:val="21"/>
              </w:rPr>
            </w:pPr>
            <w:r>
              <w:rPr>
                <w:rFonts w:hint="eastAsia"/>
                <w:sz w:val="21"/>
                <w:szCs w:val="21"/>
              </w:rPr>
              <w:t>模态组合</w:t>
            </w:r>
          </w:p>
        </w:tc>
        <w:tc>
          <w:tcPr>
            <w:tcW w:w="1723" w:type="dxa"/>
            <w:tcBorders>
              <w:top w:val="single" w:color="auto" w:sz="4" w:space="0"/>
              <w:left w:val="nil"/>
              <w:bottom w:val="single" w:color="auto" w:sz="4" w:space="0"/>
              <w:right w:val="single" w:color="auto" w:sz="4" w:space="0"/>
            </w:tcBorders>
            <w:shd w:val="clear" w:color="auto" w:fill="auto"/>
            <w:noWrap/>
            <w:vAlign w:val="bottom"/>
          </w:tcPr>
          <w:p w14:paraId="29769B71">
            <w:pPr>
              <w:pStyle w:val="42"/>
              <w:jc w:val="center"/>
              <w:rPr>
                <w:sz w:val="21"/>
                <w:szCs w:val="21"/>
              </w:rPr>
            </w:pPr>
            <w:r>
              <w:rPr>
                <w:sz w:val="21"/>
                <w:szCs w:val="21"/>
              </w:rPr>
              <w:t>Mult_acc_2(%)</w:t>
            </w:r>
          </w:p>
        </w:tc>
        <w:tc>
          <w:tcPr>
            <w:tcW w:w="1723" w:type="dxa"/>
            <w:tcBorders>
              <w:top w:val="single" w:color="auto" w:sz="4" w:space="0"/>
              <w:left w:val="nil"/>
              <w:bottom w:val="single" w:color="auto" w:sz="4" w:space="0"/>
              <w:right w:val="single" w:color="auto" w:sz="4" w:space="0"/>
            </w:tcBorders>
            <w:shd w:val="clear" w:color="auto" w:fill="auto"/>
            <w:noWrap/>
            <w:vAlign w:val="bottom"/>
          </w:tcPr>
          <w:p w14:paraId="46361960">
            <w:pPr>
              <w:pStyle w:val="42"/>
              <w:jc w:val="center"/>
              <w:rPr>
                <w:sz w:val="21"/>
                <w:szCs w:val="21"/>
              </w:rPr>
            </w:pPr>
            <w:r>
              <w:rPr>
                <w:sz w:val="21"/>
                <w:szCs w:val="21"/>
              </w:rPr>
              <w:t>Mult_acc_3(%)</w:t>
            </w:r>
          </w:p>
        </w:tc>
        <w:tc>
          <w:tcPr>
            <w:tcW w:w="1723" w:type="dxa"/>
            <w:tcBorders>
              <w:top w:val="single" w:color="auto" w:sz="4" w:space="0"/>
              <w:left w:val="nil"/>
              <w:bottom w:val="single" w:color="auto" w:sz="4" w:space="0"/>
              <w:right w:val="single" w:color="auto" w:sz="4" w:space="0"/>
            </w:tcBorders>
            <w:shd w:val="clear" w:color="auto" w:fill="auto"/>
            <w:noWrap/>
            <w:vAlign w:val="bottom"/>
          </w:tcPr>
          <w:p w14:paraId="24784AEF">
            <w:pPr>
              <w:pStyle w:val="42"/>
              <w:jc w:val="center"/>
              <w:rPr>
                <w:sz w:val="21"/>
                <w:szCs w:val="21"/>
              </w:rPr>
            </w:pPr>
            <w:r>
              <w:rPr>
                <w:sz w:val="21"/>
                <w:szCs w:val="21"/>
              </w:rPr>
              <w:t>Mult_acc_5(%)</w:t>
            </w:r>
          </w:p>
        </w:tc>
        <w:tc>
          <w:tcPr>
            <w:tcW w:w="1047" w:type="dxa"/>
            <w:tcBorders>
              <w:top w:val="single" w:color="auto" w:sz="4" w:space="0"/>
              <w:left w:val="nil"/>
              <w:bottom w:val="single" w:color="auto" w:sz="4" w:space="0"/>
              <w:right w:val="single" w:color="auto" w:sz="4" w:space="0"/>
            </w:tcBorders>
            <w:shd w:val="clear" w:color="auto" w:fill="auto"/>
            <w:noWrap/>
            <w:vAlign w:val="bottom"/>
          </w:tcPr>
          <w:p w14:paraId="35DF86E5">
            <w:pPr>
              <w:pStyle w:val="42"/>
              <w:jc w:val="center"/>
              <w:rPr>
                <w:sz w:val="21"/>
                <w:szCs w:val="21"/>
              </w:rPr>
            </w:pPr>
            <w:r>
              <w:rPr>
                <w:sz w:val="21"/>
                <w:szCs w:val="21"/>
              </w:rPr>
              <w:t>F1(%)</w:t>
            </w:r>
          </w:p>
        </w:tc>
        <w:tc>
          <w:tcPr>
            <w:tcW w:w="1110" w:type="dxa"/>
            <w:tcBorders>
              <w:top w:val="single" w:color="auto" w:sz="4" w:space="0"/>
              <w:left w:val="nil"/>
              <w:bottom w:val="single" w:color="auto" w:sz="4" w:space="0"/>
              <w:right w:val="single" w:color="auto" w:sz="4" w:space="0"/>
            </w:tcBorders>
            <w:shd w:val="clear" w:color="auto" w:fill="auto"/>
            <w:noWrap/>
            <w:vAlign w:val="bottom"/>
          </w:tcPr>
          <w:p w14:paraId="5B46D163">
            <w:pPr>
              <w:pStyle w:val="42"/>
              <w:jc w:val="center"/>
              <w:rPr>
                <w:sz w:val="21"/>
                <w:szCs w:val="21"/>
              </w:rPr>
            </w:pPr>
            <w:r>
              <w:rPr>
                <w:sz w:val="21"/>
                <w:szCs w:val="21"/>
              </w:rPr>
              <w:t>MAE(%)</w:t>
            </w:r>
          </w:p>
        </w:tc>
        <w:tc>
          <w:tcPr>
            <w:tcW w:w="1047" w:type="dxa"/>
            <w:tcBorders>
              <w:top w:val="single" w:color="auto" w:sz="4" w:space="0"/>
              <w:left w:val="nil"/>
              <w:bottom w:val="single" w:color="auto" w:sz="4" w:space="0"/>
              <w:right w:val="single" w:color="auto" w:sz="4" w:space="0"/>
            </w:tcBorders>
            <w:shd w:val="clear" w:color="auto" w:fill="auto"/>
            <w:noWrap/>
            <w:vAlign w:val="bottom"/>
          </w:tcPr>
          <w:p w14:paraId="46DBA6C5">
            <w:pPr>
              <w:pStyle w:val="42"/>
              <w:jc w:val="center"/>
              <w:rPr>
                <w:sz w:val="21"/>
                <w:szCs w:val="21"/>
              </w:rPr>
            </w:pPr>
            <w:r>
              <w:rPr>
                <w:sz w:val="21"/>
                <w:szCs w:val="21"/>
              </w:rPr>
              <w:t>Corr(%)</w:t>
            </w:r>
          </w:p>
        </w:tc>
      </w:tr>
      <w:tr w14:paraId="7928F0CC">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694DC412">
            <w:pPr>
              <w:pStyle w:val="42"/>
              <w:jc w:val="center"/>
              <w:rPr>
                <w:sz w:val="21"/>
                <w:szCs w:val="21"/>
              </w:rPr>
            </w:pPr>
            <w:r>
              <w:rPr>
                <w:rFonts w:hint="eastAsia"/>
                <w:sz w:val="21"/>
                <w:szCs w:val="21"/>
              </w:rPr>
              <w:t>T+A+</w:t>
            </w:r>
            <w:r>
              <w:rPr>
                <w:sz w:val="21"/>
                <w:szCs w:val="21"/>
              </w:rPr>
              <w:t>V</w:t>
            </w:r>
          </w:p>
        </w:tc>
        <w:tc>
          <w:tcPr>
            <w:tcW w:w="1723" w:type="dxa"/>
            <w:tcBorders>
              <w:top w:val="nil"/>
              <w:left w:val="nil"/>
              <w:bottom w:val="single" w:color="auto" w:sz="4" w:space="0"/>
              <w:right w:val="single" w:color="auto" w:sz="4" w:space="0"/>
            </w:tcBorders>
            <w:shd w:val="clear" w:color="000000" w:fill="FFFFFF"/>
            <w:noWrap/>
            <w:vAlign w:val="bottom"/>
          </w:tcPr>
          <w:p w14:paraId="6767E6BD">
            <w:pPr>
              <w:pStyle w:val="42"/>
              <w:jc w:val="center"/>
              <w:rPr>
                <w:sz w:val="21"/>
                <w:szCs w:val="21"/>
              </w:rPr>
            </w:pPr>
            <w:r>
              <w:rPr>
                <w:rFonts w:hint="eastAsia"/>
                <w:sz w:val="21"/>
                <w:szCs w:val="21"/>
              </w:rPr>
              <w:t>7</w:t>
            </w:r>
            <w:r>
              <w:rPr>
                <w:sz w:val="21"/>
                <w:szCs w:val="21"/>
              </w:rPr>
              <w:t>8</w:t>
            </w:r>
            <w:r>
              <w:rPr>
                <w:rFonts w:hint="eastAsia"/>
                <w:sz w:val="21"/>
                <w:szCs w:val="21"/>
              </w:rPr>
              <w:t>.</w:t>
            </w:r>
            <w:r>
              <w:rPr>
                <w:sz w:val="21"/>
                <w:szCs w:val="21"/>
              </w:rPr>
              <w:t>0</w:t>
            </w:r>
            <w:r>
              <w:rPr>
                <w:rFonts w:hint="eastAsia"/>
                <w:sz w:val="21"/>
                <w:szCs w:val="21"/>
              </w:rPr>
              <w:t>4</w:t>
            </w:r>
          </w:p>
        </w:tc>
        <w:tc>
          <w:tcPr>
            <w:tcW w:w="1723" w:type="dxa"/>
            <w:tcBorders>
              <w:top w:val="nil"/>
              <w:left w:val="nil"/>
              <w:bottom w:val="single" w:color="auto" w:sz="4" w:space="0"/>
              <w:right w:val="single" w:color="auto" w:sz="4" w:space="0"/>
            </w:tcBorders>
            <w:shd w:val="clear" w:color="000000" w:fill="FFFFFF"/>
            <w:noWrap/>
            <w:vAlign w:val="bottom"/>
          </w:tcPr>
          <w:p w14:paraId="180BD8B3">
            <w:pPr>
              <w:pStyle w:val="42"/>
              <w:jc w:val="center"/>
              <w:rPr>
                <w:sz w:val="21"/>
                <w:szCs w:val="21"/>
              </w:rPr>
            </w:pPr>
            <w:r>
              <w:rPr>
                <w:rFonts w:hint="eastAsia"/>
                <w:sz w:val="21"/>
                <w:szCs w:val="21"/>
              </w:rPr>
              <w:t>66.</w:t>
            </w:r>
            <w:r>
              <w:rPr>
                <w:sz w:val="21"/>
                <w:szCs w:val="21"/>
              </w:rPr>
              <w:t>1</w:t>
            </w:r>
            <w:r>
              <w:rPr>
                <w:rFonts w:hint="eastAsia"/>
                <w:sz w:val="21"/>
                <w:szCs w:val="21"/>
              </w:rPr>
              <w:t>0</w:t>
            </w:r>
          </w:p>
        </w:tc>
        <w:tc>
          <w:tcPr>
            <w:tcW w:w="1723" w:type="dxa"/>
            <w:tcBorders>
              <w:top w:val="nil"/>
              <w:left w:val="nil"/>
              <w:bottom w:val="single" w:color="auto" w:sz="4" w:space="0"/>
              <w:right w:val="single" w:color="auto" w:sz="4" w:space="0"/>
            </w:tcBorders>
            <w:shd w:val="clear" w:color="000000" w:fill="FFFFFF"/>
            <w:noWrap/>
            <w:vAlign w:val="bottom"/>
          </w:tcPr>
          <w:p w14:paraId="1984FE0E">
            <w:pPr>
              <w:pStyle w:val="42"/>
              <w:jc w:val="center"/>
              <w:rPr>
                <w:sz w:val="21"/>
                <w:szCs w:val="21"/>
              </w:rPr>
            </w:pPr>
            <w:r>
              <w:rPr>
                <w:sz w:val="21"/>
                <w:szCs w:val="21"/>
              </w:rPr>
              <w:t>39</w:t>
            </w:r>
            <w:r>
              <w:rPr>
                <w:rFonts w:hint="eastAsia"/>
                <w:sz w:val="21"/>
                <w:szCs w:val="21"/>
              </w:rPr>
              <w:t>.9</w:t>
            </w:r>
            <w:r>
              <w:rPr>
                <w:sz w:val="21"/>
                <w:szCs w:val="21"/>
              </w:rPr>
              <w:t>2</w:t>
            </w:r>
          </w:p>
        </w:tc>
        <w:tc>
          <w:tcPr>
            <w:tcW w:w="1047" w:type="dxa"/>
            <w:tcBorders>
              <w:top w:val="nil"/>
              <w:left w:val="nil"/>
              <w:bottom w:val="single" w:color="auto" w:sz="4" w:space="0"/>
              <w:right w:val="single" w:color="auto" w:sz="4" w:space="0"/>
            </w:tcBorders>
            <w:shd w:val="clear" w:color="000000" w:fill="FFFFFF"/>
            <w:noWrap/>
            <w:vAlign w:val="bottom"/>
          </w:tcPr>
          <w:p w14:paraId="1E132D50">
            <w:pPr>
              <w:pStyle w:val="42"/>
              <w:jc w:val="center"/>
              <w:rPr>
                <w:sz w:val="21"/>
                <w:szCs w:val="21"/>
              </w:rPr>
            </w:pPr>
            <w:r>
              <w:rPr>
                <w:rFonts w:hint="eastAsia"/>
                <w:sz w:val="21"/>
                <w:szCs w:val="21"/>
              </w:rPr>
              <w:t>77.7</w:t>
            </w:r>
            <w:r>
              <w:rPr>
                <w:sz w:val="21"/>
                <w:szCs w:val="21"/>
              </w:rPr>
              <w:t>8</w:t>
            </w:r>
          </w:p>
        </w:tc>
        <w:tc>
          <w:tcPr>
            <w:tcW w:w="1110" w:type="dxa"/>
            <w:tcBorders>
              <w:top w:val="nil"/>
              <w:left w:val="nil"/>
              <w:bottom w:val="single" w:color="auto" w:sz="4" w:space="0"/>
              <w:right w:val="single" w:color="auto" w:sz="4" w:space="0"/>
            </w:tcBorders>
            <w:shd w:val="clear" w:color="000000" w:fill="FFFFFF"/>
            <w:noWrap/>
            <w:vAlign w:val="bottom"/>
          </w:tcPr>
          <w:p w14:paraId="60BE21D0">
            <w:pPr>
              <w:pStyle w:val="42"/>
              <w:jc w:val="center"/>
              <w:rPr>
                <w:sz w:val="21"/>
                <w:szCs w:val="21"/>
              </w:rPr>
            </w:pPr>
            <w:r>
              <w:rPr>
                <w:rFonts w:hint="eastAsia"/>
                <w:sz w:val="21"/>
                <w:szCs w:val="21"/>
              </w:rPr>
              <w:t>45.9</w:t>
            </w:r>
            <w:r>
              <w:rPr>
                <w:sz w:val="21"/>
                <w:szCs w:val="21"/>
              </w:rPr>
              <w:t>6</w:t>
            </w:r>
          </w:p>
        </w:tc>
        <w:tc>
          <w:tcPr>
            <w:tcW w:w="1047" w:type="dxa"/>
            <w:tcBorders>
              <w:top w:val="nil"/>
              <w:left w:val="nil"/>
              <w:bottom w:val="single" w:color="auto" w:sz="4" w:space="0"/>
              <w:right w:val="single" w:color="auto" w:sz="4" w:space="0"/>
            </w:tcBorders>
            <w:shd w:val="clear" w:color="000000" w:fill="FFFFFF"/>
            <w:noWrap/>
            <w:vAlign w:val="bottom"/>
          </w:tcPr>
          <w:p w14:paraId="79241AE6">
            <w:pPr>
              <w:pStyle w:val="42"/>
              <w:jc w:val="center"/>
              <w:rPr>
                <w:sz w:val="21"/>
                <w:szCs w:val="21"/>
              </w:rPr>
            </w:pPr>
            <w:r>
              <w:rPr>
                <w:rFonts w:hint="eastAsia"/>
                <w:sz w:val="21"/>
                <w:szCs w:val="21"/>
              </w:rPr>
              <w:t>56.60</w:t>
            </w:r>
          </w:p>
        </w:tc>
      </w:tr>
      <w:tr w14:paraId="20B44582">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32AABD11">
            <w:pPr>
              <w:pStyle w:val="42"/>
              <w:jc w:val="center"/>
              <w:rPr>
                <w:sz w:val="21"/>
                <w:szCs w:val="21"/>
              </w:rPr>
            </w:pPr>
            <w:r>
              <w:rPr>
                <w:rFonts w:hint="eastAsia"/>
                <w:sz w:val="21"/>
                <w:szCs w:val="21"/>
              </w:rPr>
              <w:t>T+A</w:t>
            </w:r>
          </w:p>
        </w:tc>
        <w:tc>
          <w:tcPr>
            <w:tcW w:w="1723" w:type="dxa"/>
            <w:tcBorders>
              <w:top w:val="nil"/>
              <w:left w:val="nil"/>
              <w:bottom w:val="single" w:color="auto" w:sz="4" w:space="0"/>
              <w:right w:val="single" w:color="auto" w:sz="4" w:space="0"/>
            </w:tcBorders>
            <w:shd w:val="clear" w:color="000000" w:fill="FFFFFF"/>
            <w:noWrap/>
            <w:vAlign w:val="bottom"/>
          </w:tcPr>
          <w:p w14:paraId="5B2411DC">
            <w:pPr>
              <w:pStyle w:val="42"/>
              <w:jc w:val="center"/>
              <w:rPr>
                <w:sz w:val="21"/>
                <w:szCs w:val="21"/>
              </w:rPr>
            </w:pPr>
            <w:r>
              <w:rPr>
                <w:sz w:val="21"/>
                <w:szCs w:val="21"/>
              </w:rPr>
              <w:t>77.06</w:t>
            </w:r>
          </w:p>
        </w:tc>
        <w:tc>
          <w:tcPr>
            <w:tcW w:w="1723" w:type="dxa"/>
            <w:tcBorders>
              <w:top w:val="nil"/>
              <w:left w:val="nil"/>
              <w:bottom w:val="single" w:color="auto" w:sz="4" w:space="0"/>
              <w:right w:val="single" w:color="auto" w:sz="4" w:space="0"/>
            </w:tcBorders>
            <w:shd w:val="clear" w:color="000000" w:fill="FFFFFF"/>
            <w:noWrap/>
            <w:vAlign w:val="bottom"/>
          </w:tcPr>
          <w:p w14:paraId="11CE1937">
            <w:pPr>
              <w:pStyle w:val="42"/>
              <w:jc w:val="center"/>
              <w:rPr>
                <w:sz w:val="21"/>
                <w:szCs w:val="21"/>
              </w:rPr>
            </w:pPr>
            <w:r>
              <w:rPr>
                <w:sz w:val="21"/>
                <w:szCs w:val="21"/>
              </w:rPr>
              <w:t>64.99</w:t>
            </w:r>
          </w:p>
        </w:tc>
        <w:tc>
          <w:tcPr>
            <w:tcW w:w="1723" w:type="dxa"/>
            <w:tcBorders>
              <w:top w:val="nil"/>
              <w:left w:val="nil"/>
              <w:bottom w:val="single" w:color="auto" w:sz="4" w:space="0"/>
              <w:right w:val="single" w:color="auto" w:sz="4" w:space="0"/>
            </w:tcBorders>
            <w:shd w:val="clear" w:color="000000" w:fill="FFFFFF"/>
            <w:noWrap/>
            <w:vAlign w:val="bottom"/>
          </w:tcPr>
          <w:p w14:paraId="2AAA02DC">
            <w:pPr>
              <w:pStyle w:val="42"/>
              <w:jc w:val="center"/>
              <w:rPr>
                <w:sz w:val="21"/>
                <w:szCs w:val="21"/>
              </w:rPr>
            </w:pPr>
            <w:r>
              <w:rPr>
                <w:sz w:val="21"/>
                <w:szCs w:val="21"/>
              </w:rPr>
              <w:t>37.42</w:t>
            </w:r>
          </w:p>
        </w:tc>
        <w:tc>
          <w:tcPr>
            <w:tcW w:w="1047" w:type="dxa"/>
            <w:tcBorders>
              <w:top w:val="nil"/>
              <w:left w:val="nil"/>
              <w:bottom w:val="single" w:color="auto" w:sz="4" w:space="0"/>
              <w:right w:val="single" w:color="auto" w:sz="4" w:space="0"/>
            </w:tcBorders>
            <w:shd w:val="clear" w:color="000000" w:fill="FFFFFF"/>
            <w:noWrap/>
            <w:vAlign w:val="bottom"/>
          </w:tcPr>
          <w:p w14:paraId="573C8E62">
            <w:pPr>
              <w:pStyle w:val="42"/>
              <w:jc w:val="center"/>
              <w:rPr>
                <w:sz w:val="21"/>
                <w:szCs w:val="21"/>
              </w:rPr>
            </w:pPr>
            <w:r>
              <w:rPr>
                <w:sz w:val="21"/>
                <w:szCs w:val="21"/>
              </w:rPr>
              <w:t>75.91</w:t>
            </w:r>
          </w:p>
        </w:tc>
        <w:tc>
          <w:tcPr>
            <w:tcW w:w="1110" w:type="dxa"/>
            <w:tcBorders>
              <w:top w:val="nil"/>
              <w:left w:val="nil"/>
              <w:bottom w:val="single" w:color="auto" w:sz="4" w:space="0"/>
              <w:right w:val="single" w:color="auto" w:sz="4" w:space="0"/>
            </w:tcBorders>
            <w:shd w:val="clear" w:color="000000" w:fill="FFFFFF"/>
            <w:noWrap/>
            <w:vAlign w:val="bottom"/>
          </w:tcPr>
          <w:p w14:paraId="492F24FC">
            <w:pPr>
              <w:pStyle w:val="42"/>
              <w:jc w:val="center"/>
              <w:rPr>
                <w:sz w:val="21"/>
                <w:szCs w:val="21"/>
              </w:rPr>
            </w:pPr>
            <w:r>
              <w:rPr>
                <w:sz w:val="21"/>
                <w:szCs w:val="21"/>
              </w:rPr>
              <w:t>45.23</w:t>
            </w:r>
          </w:p>
        </w:tc>
        <w:tc>
          <w:tcPr>
            <w:tcW w:w="1047" w:type="dxa"/>
            <w:tcBorders>
              <w:top w:val="nil"/>
              <w:left w:val="nil"/>
              <w:bottom w:val="single" w:color="auto" w:sz="4" w:space="0"/>
              <w:right w:val="single" w:color="auto" w:sz="4" w:space="0"/>
            </w:tcBorders>
            <w:shd w:val="clear" w:color="000000" w:fill="FFFFFF"/>
            <w:noWrap/>
            <w:vAlign w:val="bottom"/>
          </w:tcPr>
          <w:p w14:paraId="30AABA27">
            <w:pPr>
              <w:pStyle w:val="42"/>
              <w:jc w:val="center"/>
              <w:rPr>
                <w:sz w:val="21"/>
                <w:szCs w:val="21"/>
              </w:rPr>
            </w:pPr>
            <w:r>
              <w:rPr>
                <w:sz w:val="21"/>
                <w:szCs w:val="21"/>
              </w:rPr>
              <w:t>57.54</w:t>
            </w:r>
          </w:p>
        </w:tc>
      </w:tr>
      <w:tr w14:paraId="62BF2DA3">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3EDB4FD0">
            <w:pPr>
              <w:pStyle w:val="42"/>
              <w:jc w:val="center"/>
              <w:rPr>
                <w:sz w:val="21"/>
                <w:szCs w:val="21"/>
              </w:rPr>
            </w:pPr>
            <w:r>
              <w:rPr>
                <w:rFonts w:hint="eastAsia"/>
                <w:sz w:val="21"/>
                <w:szCs w:val="21"/>
              </w:rPr>
              <w:t>A+</w:t>
            </w:r>
            <w:r>
              <w:rPr>
                <w:sz w:val="21"/>
                <w:szCs w:val="21"/>
              </w:rPr>
              <w:t>V</w:t>
            </w:r>
          </w:p>
        </w:tc>
        <w:tc>
          <w:tcPr>
            <w:tcW w:w="1723" w:type="dxa"/>
            <w:tcBorders>
              <w:top w:val="nil"/>
              <w:left w:val="nil"/>
              <w:bottom w:val="single" w:color="auto" w:sz="4" w:space="0"/>
              <w:right w:val="single" w:color="auto" w:sz="4" w:space="0"/>
            </w:tcBorders>
            <w:shd w:val="clear" w:color="000000" w:fill="FFFFFF"/>
            <w:noWrap/>
            <w:vAlign w:val="bottom"/>
          </w:tcPr>
          <w:p w14:paraId="7E91B241">
            <w:pPr>
              <w:pStyle w:val="42"/>
              <w:jc w:val="center"/>
              <w:rPr>
                <w:sz w:val="21"/>
                <w:szCs w:val="21"/>
              </w:rPr>
            </w:pPr>
            <w:r>
              <w:rPr>
                <w:rFonts w:hint="eastAsia"/>
                <w:sz w:val="21"/>
                <w:szCs w:val="21"/>
              </w:rPr>
              <w:t>77.24</w:t>
            </w:r>
          </w:p>
        </w:tc>
        <w:tc>
          <w:tcPr>
            <w:tcW w:w="1723" w:type="dxa"/>
            <w:tcBorders>
              <w:top w:val="nil"/>
              <w:left w:val="nil"/>
              <w:bottom w:val="single" w:color="auto" w:sz="4" w:space="0"/>
              <w:right w:val="single" w:color="auto" w:sz="4" w:space="0"/>
            </w:tcBorders>
            <w:shd w:val="clear" w:color="000000" w:fill="FFFFFF"/>
            <w:noWrap/>
            <w:vAlign w:val="bottom"/>
          </w:tcPr>
          <w:p w14:paraId="367063B2">
            <w:pPr>
              <w:pStyle w:val="42"/>
              <w:jc w:val="center"/>
              <w:rPr>
                <w:sz w:val="21"/>
                <w:szCs w:val="21"/>
              </w:rPr>
            </w:pPr>
            <w:r>
              <w:rPr>
                <w:rFonts w:hint="eastAsia"/>
                <w:sz w:val="21"/>
                <w:szCs w:val="21"/>
              </w:rPr>
              <w:t>65.6</w:t>
            </w:r>
            <w:r>
              <w:rPr>
                <w:sz w:val="21"/>
                <w:szCs w:val="21"/>
              </w:rPr>
              <w:t>5</w:t>
            </w:r>
          </w:p>
        </w:tc>
        <w:tc>
          <w:tcPr>
            <w:tcW w:w="1723" w:type="dxa"/>
            <w:tcBorders>
              <w:top w:val="nil"/>
              <w:left w:val="nil"/>
              <w:bottom w:val="single" w:color="auto" w:sz="4" w:space="0"/>
              <w:right w:val="single" w:color="auto" w:sz="4" w:space="0"/>
            </w:tcBorders>
            <w:shd w:val="clear" w:color="000000" w:fill="FFFFFF"/>
            <w:noWrap/>
            <w:vAlign w:val="bottom"/>
          </w:tcPr>
          <w:p w14:paraId="10AD75B7">
            <w:pPr>
              <w:pStyle w:val="42"/>
              <w:jc w:val="center"/>
              <w:rPr>
                <w:sz w:val="21"/>
                <w:szCs w:val="21"/>
              </w:rPr>
            </w:pPr>
            <w:r>
              <w:rPr>
                <w:rFonts w:hint="eastAsia"/>
                <w:sz w:val="21"/>
                <w:szCs w:val="21"/>
              </w:rPr>
              <w:t>38.07</w:t>
            </w:r>
          </w:p>
        </w:tc>
        <w:tc>
          <w:tcPr>
            <w:tcW w:w="1047" w:type="dxa"/>
            <w:tcBorders>
              <w:top w:val="nil"/>
              <w:left w:val="nil"/>
              <w:bottom w:val="single" w:color="auto" w:sz="4" w:space="0"/>
              <w:right w:val="single" w:color="auto" w:sz="4" w:space="0"/>
            </w:tcBorders>
            <w:shd w:val="clear" w:color="000000" w:fill="FFFFFF"/>
            <w:noWrap/>
            <w:vAlign w:val="bottom"/>
          </w:tcPr>
          <w:p w14:paraId="69899CFC">
            <w:pPr>
              <w:pStyle w:val="42"/>
              <w:jc w:val="center"/>
              <w:rPr>
                <w:sz w:val="21"/>
                <w:szCs w:val="21"/>
              </w:rPr>
            </w:pPr>
            <w:r>
              <w:rPr>
                <w:rFonts w:hint="eastAsia"/>
                <w:sz w:val="21"/>
                <w:szCs w:val="21"/>
              </w:rPr>
              <w:t>77.66</w:t>
            </w:r>
          </w:p>
        </w:tc>
        <w:tc>
          <w:tcPr>
            <w:tcW w:w="1110" w:type="dxa"/>
            <w:tcBorders>
              <w:top w:val="nil"/>
              <w:left w:val="nil"/>
              <w:bottom w:val="single" w:color="auto" w:sz="4" w:space="0"/>
              <w:right w:val="single" w:color="auto" w:sz="4" w:space="0"/>
            </w:tcBorders>
            <w:shd w:val="clear" w:color="000000" w:fill="FFFFFF"/>
            <w:noWrap/>
            <w:vAlign w:val="bottom"/>
          </w:tcPr>
          <w:p w14:paraId="5F584F87">
            <w:pPr>
              <w:pStyle w:val="42"/>
              <w:jc w:val="center"/>
              <w:rPr>
                <w:sz w:val="21"/>
                <w:szCs w:val="21"/>
              </w:rPr>
            </w:pPr>
            <w:r>
              <w:rPr>
                <w:rFonts w:hint="eastAsia"/>
                <w:sz w:val="21"/>
                <w:szCs w:val="21"/>
              </w:rPr>
              <w:t>43.4</w:t>
            </w:r>
            <w:r>
              <w:rPr>
                <w:sz w:val="21"/>
                <w:szCs w:val="21"/>
              </w:rPr>
              <w:t>7</w:t>
            </w:r>
          </w:p>
        </w:tc>
        <w:tc>
          <w:tcPr>
            <w:tcW w:w="1047" w:type="dxa"/>
            <w:tcBorders>
              <w:top w:val="nil"/>
              <w:left w:val="nil"/>
              <w:bottom w:val="single" w:color="auto" w:sz="4" w:space="0"/>
              <w:right w:val="single" w:color="auto" w:sz="4" w:space="0"/>
            </w:tcBorders>
            <w:shd w:val="clear" w:color="000000" w:fill="FFFFFF"/>
            <w:noWrap/>
            <w:vAlign w:val="bottom"/>
          </w:tcPr>
          <w:p w14:paraId="59EFE208">
            <w:pPr>
              <w:pStyle w:val="42"/>
              <w:jc w:val="center"/>
              <w:rPr>
                <w:sz w:val="21"/>
                <w:szCs w:val="21"/>
              </w:rPr>
            </w:pPr>
            <w:r>
              <w:rPr>
                <w:rFonts w:hint="eastAsia"/>
                <w:sz w:val="21"/>
                <w:szCs w:val="21"/>
              </w:rPr>
              <w:t>60.22</w:t>
            </w:r>
          </w:p>
        </w:tc>
      </w:tr>
      <w:tr w14:paraId="2BBCF6F3">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5B46B329">
            <w:pPr>
              <w:pStyle w:val="42"/>
              <w:jc w:val="center"/>
              <w:rPr>
                <w:sz w:val="21"/>
                <w:szCs w:val="21"/>
              </w:rPr>
            </w:pPr>
            <w:r>
              <w:rPr>
                <w:rFonts w:hint="eastAsia"/>
                <w:sz w:val="21"/>
                <w:szCs w:val="21"/>
              </w:rPr>
              <w:t>T+</w:t>
            </w:r>
            <w:r>
              <w:rPr>
                <w:sz w:val="21"/>
                <w:szCs w:val="21"/>
              </w:rPr>
              <w:t>V</w:t>
            </w:r>
          </w:p>
        </w:tc>
        <w:tc>
          <w:tcPr>
            <w:tcW w:w="1723" w:type="dxa"/>
            <w:tcBorders>
              <w:top w:val="nil"/>
              <w:left w:val="nil"/>
              <w:bottom w:val="single" w:color="auto" w:sz="4" w:space="0"/>
              <w:right w:val="single" w:color="auto" w:sz="4" w:space="0"/>
            </w:tcBorders>
            <w:shd w:val="clear" w:color="000000" w:fill="FFFFFF"/>
            <w:noWrap/>
            <w:vAlign w:val="bottom"/>
          </w:tcPr>
          <w:p w14:paraId="425409C8">
            <w:pPr>
              <w:pStyle w:val="42"/>
              <w:jc w:val="center"/>
              <w:rPr>
                <w:sz w:val="21"/>
                <w:szCs w:val="21"/>
              </w:rPr>
            </w:pPr>
            <w:r>
              <w:rPr>
                <w:rFonts w:hint="eastAsia"/>
                <w:sz w:val="21"/>
                <w:szCs w:val="21"/>
              </w:rPr>
              <w:t>76.7</w:t>
            </w:r>
            <w:r>
              <w:rPr>
                <w:sz w:val="21"/>
                <w:szCs w:val="21"/>
              </w:rPr>
              <w:t>2</w:t>
            </w:r>
          </w:p>
        </w:tc>
        <w:tc>
          <w:tcPr>
            <w:tcW w:w="1723" w:type="dxa"/>
            <w:tcBorders>
              <w:top w:val="nil"/>
              <w:left w:val="nil"/>
              <w:bottom w:val="single" w:color="auto" w:sz="4" w:space="0"/>
              <w:right w:val="single" w:color="auto" w:sz="4" w:space="0"/>
            </w:tcBorders>
            <w:shd w:val="clear" w:color="000000" w:fill="FFFFFF"/>
            <w:noWrap/>
            <w:vAlign w:val="bottom"/>
          </w:tcPr>
          <w:p w14:paraId="2D0807FD">
            <w:pPr>
              <w:pStyle w:val="42"/>
              <w:jc w:val="center"/>
              <w:rPr>
                <w:sz w:val="21"/>
                <w:szCs w:val="21"/>
              </w:rPr>
            </w:pPr>
            <w:r>
              <w:rPr>
                <w:rFonts w:hint="eastAsia"/>
                <w:sz w:val="21"/>
                <w:szCs w:val="21"/>
              </w:rPr>
              <w:t>65.08</w:t>
            </w:r>
          </w:p>
        </w:tc>
        <w:tc>
          <w:tcPr>
            <w:tcW w:w="1723" w:type="dxa"/>
            <w:tcBorders>
              <w:top w:val="nil"/>
              <w:left w:val="nil"/>
              <w:bottom w:val="single" w:color="auto" w:sz="4" w:space="0"/>
              <w:right w:val="single" w:color="auto" w:sz="4" w:space="0"/>
            </w:tcBorders>
            <w:shd w:val="clear" w:color="000000" w:fill="FFFFFF"/>
            <w:noWrap/>
            <w:vAlign w:val="bottom"/>
          </w:tcPr>
          <w:p w14:paraId="28272F95">
            <w:pPr>
              <w:pStyle w:val="42"/>
              <w:jc w:val="center"/>
              <w:rPr>
                <w:sz w:val="21"/>
                <w:szCs w:val="21"/>
              </w:rPr>
            </w:pPr>
            <w:r>
              <w:rPr>
                <w:rFonts w:hint="eastAsia"/>
                <w:sz w:val="21"/>
                <w:szCs w:val="21"/>
              </w:rPr>
              <w:t>37.0</w:t>
            </w:r>
            <w:r>
              <w:rPr>
                <w:sz w:val="21"/>
                <w:szCs w:val="21"/>
              </w:rPr>
              <w:t>4</w:t>
            </w:r>
          </w:p>
        </w:tc>
        <w:tc>
          <w:tcPr>
            <w:tcW w:w="1047" w:type="dxa"/>
            <w:tcBorders>
              <w:top w:val="nil"/>
              <w:left w:val="nil"/>
              <w:bottom w:val="single" w:color="auto" w:sz="4" w:space="0"/>
              <w:right w:val="single" w:color="auto" w:sz="4" w:space="0"/>
            </w:tcBorders>
            <w:shd w:val="clear" w:color="000000" w:fill="FFFFFF"/>
            <w:noWrap/>
            <w:vAlign w:val="bottom"/>
          </w:tcPr>
          <w:p w14:paraId="0259233A">
            <w:pPr>
              <w:pStyle w:val="42"/>
              <w:jc w:val="center"/>
              <w:rPr>
                <w:sz w:val="21"/>
                <w:szCs w:val="21"/>
              </w:rPr>
            </w:pPr>
            <w:r>
              <w:rPr>
                <w:rFonts w:hint="eastAsia"/>
                <w:sz w:val="21"/>
                <w:szCs w:val="21"/>
              </w:rPr>
              <w:t>76.32</w:t>
            </w:r>
          </w:p>
        </w:tc>
        <w:tc>
          <w:tcPr>
            <w:tcW w:w="1110" w:type="dxa"/>
            <w:tcBorders>
              <w:top w:val="nil"/>
              <w:left w:val="nil"/>
              <w:bottom w:val="single" w:color="auto" w:sz="4" w:space="0"/>
              <w:right w:val="single" w:color="auto" w:sz="4" w:space="0"/>
            </w:tcBorders>
            <w:shd w:val="clear" w:color="000000" w:fill="FFFFFF"/>
            <w:noWrap/>
            <w:vAlign w:val="bottom"/>
          </w:tcPr>
          <w:p w14:paraId="30A90F1C">
            <w:pPr>
              <w:pStyle w:val="42"/>
              <w:jc w:val="center"/>
              <w:rPr>
                <w:sz w:val="21"/>
                <w:szCs w:val="21"/>
              </w:rPr>
            </w:pPr>
            <w:r>
              <w:rPr>
                <w:rFonts w:hint="eastAsia"/>
                <w:sz w:val="21"/>
                <w:szCs w:val="21"/>
              </w:rPr>
              <w:t>44.90</w:t>
            </w:r>
          </w:p>
        </w:tc>
        <w:tc>
          <w:tcPr>
            <w:tcW w:w="1047" w:type="dxa"/>
            <w:tcBorders>
              <w:top w:val="nil"/>
              <w:left w:val="nil"/>
              <w:bottom w:val="single" w:color="auto" w:sz="4" w:space="0"/>
              <w:right w:val="single" w:color="auto" w:sz="4" w:space="0"/>
            </w:tcBorders>
            <w:shd w:val="clear" w:color="000000" w:fill="FFFFFF"/>
            <w:noWrap/>
            <w:vAlign w:val="bottom"/>
          </w:tcPr>
          <w:p w14:paraId="60B57100">
            <w:pPr>
              <w:pStyle w:val="42"/>
              <w:jc w:val="center"/>
              <w:rPr>
                <w:sz w:val="21"/>
                <w:szCs w:val="21"/>
              </w:rPr>
            </w:pPr>
            <w:r>
              <w:rPr>
                <w:rFonts w:hint="eastAsia"/>
                <w:sz w:val="21"/>
                <w:szCs w:val="21"/>
              </w:rPr>
              <w:t>58.6</w:t>
            </w:r>
            <w:r>
              <w:rPr>
                <w:sz w:val="21"/>
                <w:szCs w:val="21"/>
              </w:rPr>
              <w:t>3</w:t>
            </w:r>
          </w:p>
        </w:tc>
      </w:tr>
      <w:tr w14:paraId="1261582D">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0B5A9BFA">
            <w:pPr>
              <w:pStyle w:val="42"/>
              <w:jc w:val="center"/>
              <w:rPr>
                <w:sz w:val="21"/>
                <w:szCs w:val="21"/>
              </w:rPr>
            </w:pPr>
            <w:r>
              <w:rPr>
                <w:rFonts w:hint="eastAsia"/>
                <w:sz w:val="21"/>
                <w:szCs w:val="21"/>
              </w:rPr>
              <w:t>T</w:t>
            </w:r>
          </w:p>
        </w:tc>
        <w:tc>
          <w:tcPr>
            <w:tcW w:w="1723" w:type="dxa"/>
            <w:tcBorders>
              <w:top w:val="nil"/>
              <w:left w:val="nil"/>
              <w:bottom w:val="single" w:color="auto" w:sz="4" w:space="0"/>
              <w:right w:val="single" w:color="auto" w:sz="4" w:space="0"/>
            </w:tcBorders>
            <w:shd w:val="clear" w:color="000000" w:fill="FFFFFF"/>
            <w:noWrap/>
            <w:vAlign w:val="bottom"/>
          </w:tcPr>
          <w:p w14:paraId="2E1E752D">
            <w:pPr>
              <w:pStyle w:val="42"/>
              <w:jc w:val="center"/>
              <w:rPr>
                <w:sz w:val="21"/>
                <w:szCs w:val="21"/>
              </w:rPr>
            </w:pPr>
            <w:r>
              <w:rPr>
                <w:rFonts w:hint="eastAsia"/>
                <w:sz w:val="21"/>
                <w:szCs w:val="21"/>
              </w:rPr>
              <w:t>76.41</w:t>
            </w:r>
          </w:p>
        </w:tc>
        <w:tc>
          <w:tcPr>
            <w:tcW w:w="1723" w:type="dxa"/>
            <w:tcBorders>
              <w:top w:val="nil"/>
              <w:left w:val="nil"/>
              <w:bottom w:val="single" w:color="auto" w:sz="4" w:space="0"/>
              <w:right w:val="single" w:color="auto" w:sz="4" w:space="0"/>
            </w:tcBorders>
            <w:shd w:val="clear" w:color="000000" w:fill="FFFFFF"/>
            <w:noWrap/>
            <w:vAlign w:val="bottom"/>
          </w:tcPr>
          <w:p w14:paraId="61821164">
            <w:pPr>
              <w:pStyle w:val="42"/>
              <w:jc w:val="center"/>
              <w:rPr>
                <w:sz w:val="21"/>
                <w:szCs w:val="21"/>
              </w:rPr>
            </w:pPr>
            <w:r>
              <w:rPr>
                <w:rFonts w:hint="eastAsia"/>
                <w:sz w:val="21"/>
                <w:szCs w:val="21"/>
              </w:rPr>
              <w:t>63.89</w:t>
            </w:r>
          </w:p>
        </w:tc>
        <w:tc>
          <w:tcPr>
            <w:tcW w:w="1723" w:type="dxa"/>
            <w:tcBorders>
              <w:top w:val="nil"/>
              <w:left w:val="nil"/>
              <w:bottom w:val="single" w:color="auto" w:sz="4" w:space="0"/>
              <w:right w:val="single" w:color="auto" w:sz="4" w:space="0"/>
            </w:tcBorders>
            <w:shd w:val="clear" w:color="000000" w:fill="FFFFFF"/>
            <w:noWrap/>
            <w:vAlign w:val="bottom"/>
          </w:tcPr>
          <w:p w14:paraId="55E2258F">
            <w:pPr>
              <w:pStyle w:val="42"/>
              <w:jc w:val="center"/>
              <w:rPr>
                <w:sz w:val="21"/>
                <w:szCs w:val="21"/>
              </w:rPr>
            </w:pPr>
            <w:r>
              <w:rPr>
                <w:rFonts w:hint="eastAsia"/>
                <w:sz w:val="21"/>
                <w:szCs w:val="21"/>
              </w:rPr>
              <w:t>36.98</w:t>
            </w:r>
          </w:p>
        </w:tc>
        <w:tc>
          <w:tcPr>
            <w:tcW w:w="1047" w:type="dxa"/>
            <w:tcBorders>
              <w:top w:val="nil"/>
              <w:left w:val="nil"/>
              <w:bottom w:val="single" w:color="auto" w:sz="4" w:space="0"/>
              <w:right w:val="single" w:color="auto" w:sz="4" w:space="0"/>
            </w:tcBorders>
            <w:shd w:val="clear" w:color="000000" w:fill="FFFFFF"/>
            <w:noWrap/>
            <w:vAlign w:val="bottom"/>
          </w:tcPr>
          <w:p w14:paraId="5FC7BEEE">
            <w:pPr>
              <w:pStyle w:val="42"/>
              <w:jc w:val="center"/>
              <w:rPr>
                <w:sz w:val="21"/>
                <w:szCs w:val="21"/>
              </w:rPr>
            </w:pPr>
            <w:r>
              <w:rPr>
                <w:rFonts w:hint="eastAsia"/>
                <w:sz w:val="21"/>
                <w:szCs w:val="21"/>
              </w:rPr>
              <w:t>76.01</w:t>
            </w:r>
          </w:p>
        </w:tc>
        <w:tc>
          <w:tcPr>
            <w:tcW w:w="1110" w:type="dxa"/>
            <w:tcBorders>
              <w:top w:val="nil"/>
              <w:left w:val="nil"/>
              <w:bottom w:val="single" w:color="auto" w:sz="4" w:space="0"/>
              <w:right w:val="single" w:color="auto" w:sz="4" w:space="0"/>
            </w:tcBorders>
            <w:shd w:val="clear" w:color="000000" w:fill="FFFFFF"/>
            <w:noWrap/>
            <w:vAlign w:val="bottom"/>
          </w:tcPr>
          <w:p w14:paraId="0CF4A474">
            <w:pPr>
              <w:pStyle w:val="42"/>
              <w:jc w:val="center"/>
              <w:rPr>
                <w:sz w:val="21"/>
                <w:szCs w:val="21"/>
              </w:rPr>
            </w:pPr>
            <w:r>
              <w:rPr>
                <w:rFonts w:hint="eastAsia"/>
                <w:sz w:val="21"/>
                <w:szCs w:val="21"/>
              </w:rPr>
              <w:t>44.4</w:t>
            </w:r>
            <w:r>
              <w:rPr>
                <w:sz w:val="21"/>
                <w:szCs w:val="21"/>
              </w:rPr>
              <w:t>1</w:t>
            </w:r>
          </w:p>
        </w:tc>
        <w:tc>
          <w:tcPr>
            <w:tcW w:w="1047" w:type="dxa"/>
            <w:tcBorders>
              <w:top w:val="nil"/>
              <w:left w:val="nil"/>
              <w:bottom w:val="single" w:color="auto" w:sz="4" w:space="0"/>
              <w:right w:val="single" w:color="auto" w:sz="4" w:space="0"/>
            </w:tcBorders>
            <w:shd w:val="clear" w:color="000000" w:fill="FFFFFF"/>
            <w:noWrap/>
            <w:vAlign w:val="bottom"/>
          </w:tcPr>
          <w:p w14:paraId="2055B083">
            <w:pPr>
              <w:pStyle w:val="42"/>
              <w:jc w:val="center"/>
              <w:rPr>
                <w:sz w:val="21"/>
                <w:szCs w:val="21"/>
              </w:rPr>
            </w:pPr>
            <w:r>
              <w:rPr>
                <w:rFonts w:hint="eastAsia"/>
                <w:sz w:val="21"/>
                <w:szCs w:val="21"/>
              </w:rPr>
              <w:t>59.28</w:t>
            </w:r>
          </w:p>
        </w:tc>
      </w:tr>
      <w:tr w14:paraId="65EF728F">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3B806DDF">
            <w:pPr>
              <w:pStyle w:val="42"/>
              <w:jc w:val="center"/>
              <w:rPr>
                <w:sz w:val="21"/>
                <w:szCs w:val="21"/>
              </w:rPr>
            </w:pPr>
            <w:r>
              <w:rPr>
                <w:rFonts w:hint="eastAsia"/>
                <w:sz w:val="21"/>
                <w:szCs w:val="21"/>
              </w:rPr>
              <w:t>A</w:t>
            </w:r>
          </w:p>
        </w:tc>
        <w:tc>
          <w:tcPr>
            <w:tcW w:w="1723" w:type="dxa"/>
            <w:tcBorders>
              <w:top w:val="nil"/>
              <w:left w:val="nil"/>
              <w:bottom w:val="single" w:color="auto" w:sz="4" w:space="0"/>
              <w:right w:val="single" w:color="auto" w:sz="4" w:space="0"/>
            </w:tcBorders>
            <w:shd w:val="clear" w:color="auto" w:fill="auto"/>
            <w:noWrap/>
            <w:vAlign w:val="bottom"/>
          </w:tcPr>
          <w:p w14:paraId="4903CE57">
            <w:pPr>
              <w:pStyle w:val="42"/>
              <w:jc w:val="center"/>
              <w:rPr>
                <w:sz w:val="21"/>
                <w:szCs w:val="21"/>
              </w:rPr>
            </w:pPr>
            <w:r>
              <w:rPr>
                <w:rFonts w:hint="eastAsia"/>
                <w:sz w:val="21"/>
                <w:szCs w:val="21"/>
              </w:rPr>
              <w:t>7</w:t>
            </w:r>
            <w:r>
              <w:rPr>
                <w:sz w:val="21"/>
                <w:szCs w:val="21"/>
              </w:rPr>
              <w:t>6.76</w:t>
            </w:r>
          </w:p>
        </w:tc>
        <w:tc>
          <w:tcPr>
            <w:tcW w:w="1723" w:type="dxa"/>
            <w:tcBorders>
              <w:top w:val="nil"/>
              <w:left w:val="nil"/>
              <w:bottom w:val="single" w:color="auto" w:sz="4" w:space="0"/>
              <w:right w:val="single" w:color="auto" w:sz="4" w:space="0"/>
            </w:tcBorders>
            <w:shd w:val="clear" w:color="auto" w:fill="auto"/>
            <w:noWrap/>
            <w:vAlign w:val="bottom"/>
          </w:tcPr>
          <w:p w14:paraId="320FC0A4">
            <w:pPr>
              <w:pStyle w:val="42"/>
              <w:jc w:val="center"/>
              <w:rPr>
                <w:sz w:val="21"/>
                <w:szCs w:val="21"/>
              </w:rPr>
            </w:pPr>
            <w:r>
              <w:rPr>
                <w:rFonts w:hint="eastAsia"/>
                <w:sz w:val="21"/>
                <w:szCs w:val="21"/>
              </w:rPr>
              <w:t>6</w:t>
            </w:r>
            <w:r>
              <w:rPr>
                <w:sz w:val="21"/>
                <w:szCs w:val="21"/>
              </w:rPr>
              <w:t>3.67</w:t>
            </w:r>
          </w:p>
        </w:tc>
        <w:tc>
          <w:tcPr>
            <w:tcW w:w="1723" w:type="dxa"/>
            <w:tcBorders>
              <w:top w:val="nil"/>
              <w:left w:val="nil"/>
              <w:bottom w:val="single" w:color="auto" w:sz="4" w:space="0"/>
              <w:right w:val="single" w:color="auto" w:sz="4" w:space="0"/>
            </w:tcBorders>
            <w:shd w:val="clear" w:color="auto" w:fill="auto"/>
            <w:noWrap/>
            <w:vAlign w:val="bottom"/>
          </w:tcPr>
          <w:p w14:paraId="215E0FAC">
            <w:pPr>
              <w:pStyle w:val="42"/>
              <w:jc w:val="center"/>
              <w:rPr>
                <w:sz w:val="21"/>
                <w:szCs w:val="21"/>
              </w:rPr>
            </w:pPr>
            <w:r>
              <w:rPr>
                <w:rFonts w:hint="eastAsia"/>
                <w:sz w:val="21"/>
                <w:szCs w:val="21"/>
              </w:rPr>
              <w:t>3</w:t>
            </w:r>
            <w:r>
              <w:rPr>
                <w:sz w:val="21"/>
                <w:szCs w:val="21"/>
              </w:rPr>
              <w:t>4.35</w:t>
            </w:r>
          </w:p>
        </w:tc>
        <w:tc>
          <w:tcPr>
            <w:tcW w:w="1047" w:type="dxa"/>
            <w:tcBorders>
              <w:top w:val="nil"/>
              <w:left w:val="nil"/>
              <w:bottom w:val="single" w:color="auto" w:sz="4" w:space="0"/>
              <w:right w:val="single" w:color="auto" w:sz="4" w:space="0"/>
            </w:tcBorders>
            <w:shd w:val="clear" w:color="auto" w:fill="auto"/>
            <w:noWrap/>
            <w:vAlign w:val="bottom"/>
          </w:tcPr>
          <w:p w14:paraId="308C06E3">
            <w:pPr>
              <w:pStyle w:val="42"/>
              <w:jc w:val="center"/>
              <w:rPr>
                <w:sz w:val="21"/>
                <w:szCs w:val="21"/>
              </w:rPr>
            </w:pPr>
            <w:r>
              <w:rPr>
                <w:rFonts w:hint="eastAsia"/>
                <w:sz w:val="21"/>
                <w:szCs w:val="21"/>
              </w:rPr>
              <w:t>7</w:t>
            </w:r>
            <w:r>
              <w:rPr>
                <w:sz w:val="21"/>
                <w:szCs w:val="21"/>
              </w:rPr>
              <w:t>7.09</w:t>
            </w:r>
          </w:p>
        </w:tc>
        <w:tc>
          <w:tcPr>
            <w:tcW w:w="1110" w:type="dxa"/>
            <w:tcBorders>
              <w:top w:val="nil"/>
              <w:left w:val="nil"/>
              <w:bottom w:val="single" w:color="auto" w:sz="4" w:space="0"/>
              <w:right w:val="single" w:color="auto" w:sz="4" w:space="0"/>
            </w:tcBorders>
            <w:shd w:val="clear" w:color="auto" w:fill="auto"/>
            <w:noWrap/>
            <w:vAlign w:val="bottom"/>
          </w:tcPr>
          <w:p w14:paraId="06F0FE4C">
            <w:pPr>
              <w:pStyle w:val="42"/>
              <w:jc w:val="center"/>
              <w:rPr>
                <w:sz w:val="21"/>
                <w:szCs w:val="21"/>
              </w:rPr>
            </w:pPr>
            <w:r>
              <w:rPr>
                <w:rFonts w:hint="eastAsia"/>
                <w:sz w:val="21"/>
                <w:szCs w:val="21"/>
              </w:rPr>
              <w:t>4</w:t>
            </w:r>
            <w:r>
              <w:rPr>
                <w:sz w:val="21"/>
                <w:szCs w:val="21"/>
              </w:rPr>
              <w:t>5.41</w:t>
            </w:r>
          </w:p>
        </w:tc>
        <w:tc>
          <w:tcPr>
            <w:tcW w:w="1047" w:type="dxa"/>
            <w:tcBorders>
              <w:top w:val="nil"/>
              <w:left w:val="nil"/>
              <w:bottom w:val="single" w:color="auto" w:sz="4" w:space="0"/>
              <w:right w:val="single" w:color="auto" w:sz="4" w:space="0"/>
            </w:tcBorders>
            <w:shd w:val="clear" w:color="auto" w:fill="auto"/>
            <w:noWrap/>
            <w:vAlign w:val="bottom"/>
          </w:tcPr>
          <w:p w14:paraId="66585631">
            <w:pPr>
              <w:pStyle w:val="42"/>
              <w:jc w:val="center"/>
              <w:rPr>
                <w:sz w:val="21"/>
                <w:szCs w:val="21"/>
              </w:rPr>
            </w:pPr>
            <w:r>
              <w:rPr>
                <w:rFonts w:hint="eastAsia"/>
                <w:sz w:val="21"/>
                <w:szCs w:val="21"/>
              </w:rPr>
              <w:t>5</w:t>
            </w:r>
            <w:r>
              <w:rPr>
                <w:sz w:val="21"/>
                <w:szCs w:val="21"/>
              </w:rPr>
              <w:t>8.46</w:t>
            </w:r>
          </w:p>
        </w:tc>
      </w:tr>
      <w:tr w14:paraId="789E340C">
        <w:tblPrEx>
          <w:tblCellMar>
            <w:top w:w="0" w:type="dxa"/>
            <w:left w:w="108" w:type="dxa"/>
            <w:bottom w:w="0" w:type="dxa"/>
            <w:right w:w="108" w:type="dxa"/>
          </w:tblCellMar>
        </w:tblPrEx>
        <w:trPr>
          <w:trHeight w:val="285" w:hRule="atLeast"/>
          <w:jc w:val="center"/>
        </w:trPr>
        <w:tc>
          <w:tcPr>
            <w:tcW w:w="1197" w:type="dxa"/>
            <w:tcBorders>
              <w:top w:val="nil"/>
              <w:left w:val="single" w:color="auto" w:sz="4" w:space="0"/>
              <w:bottom w:val="single" w:color="auto" w:sz="4" w:space="0"/>
              <w:right w:val="single" w:color="auto" w:sz="4" w:space="0"/>
            </w:tcBorders>
            <w:shd w:val="clear" w:color="000000" w:fill="FFFFFF"/>
            <w:noWrap/>
            <w:vAlign w:val="bottom"/>
          </w:tcPr>
          <w:p w14:paraId="2E0AD335">
            <w:pPr>
              <w:pStyle w:val="42"/>
              <w:jc w:val="center"/>
              <w:rPr>
                <w:sz w:val="21"/>
                <w:szCs w:val="21"/>
              </w:rPr>
            </w:pPr>
            <w:r>
              <w:rPr>
                <w:sz w:val="21"/>
                <w:szCs w:val="21"/>
              </w:rPr>
              <w:t>V</w:t>
            </w:r>
          </w:p>
        </w:tc>
        <w:tc>
          <w:tcPr>
            <w:tcW w:w="1723" w:type="dxa"/>
            <w:tcBorders>
              <w:top w:val="nil"/>
              <w:left w:val="nil"/>
              <w:bottom w:val="single" w:color="auto" w:sz="4" w:space="0"/>
              <w:right w:val="single" w:color="auto" w:sz="4" w:space="0"/>
            </w:tcBorders>
            <w:shd w:val="clear" w:color="auto" w:fill="auto"/>
            <w:noWrap/>
            <w:vAlign w:val="bottom"/>
          </w:tcPr>
          <w:p w14:paraId="70556A5F">
            <w:pPr>
              <w:pStyle w:val="42"/>
              <w:jc w:val="center"/>
              <w:rPr>
                <w:sz w:val="21"/>
                <w:szCs w:val="21"/>
              </w:rPr>
            </w:pPr>
            <w:r>
              <w:rPr>
                <w:rFonts w:hint="eastAsia"/>
                <w:sz w:val="21"/>
                <w:szCs w:val="21"/>
              </w:rPr>
              <w:t>7</w:t>
            </w:r>
            <w:r>
              <w:rPr>
                <w:sz w:val="21"/>
                <w:szCs w:val="21"/>
              </w:rPr>
              <w:t>7.89</w:t>
            </w:r>
          </w:p>
        </w:tc>
        <w:tc>
          <w:tcPr>
            <w:tcW w:w="1723" w:type="dxa"/>
            <w:tcBorders>
              <w:top w:val="nil"/>
              <w:left w:val="nil"/>
              <w:bottom w:val="single" w:color="auto" w:sz="4" w:space="0"/>
              <w:right w:val="single" w:color="auto" w:sz="4" w:space="0"/>
            </w:tcBorders>
            <w:shd w:val="clear" w:color="auto" w:fill="auto"/>
            <w:noWrap/>
            <w:vAlign w:val="bottom"/>
          </w:tcPr>
          <w:p w14:paraId="17DEC1B7">
            <w:pPr>
              <w:pStyle w:val="42"/>
              <w:jc w:val="center"/>
              <w:rPr>
                <w:sz w:val="21"/>
                <w:szCs w:val="21"/>
              </w:rPr>
            </w:pPr>
            <w:r>
              <w:rPr>
                <w:rFonts w:hint="eastAsia"/>
                <w:sz w:val="21"/>
                <w:szCs w:val="21"/>
              </w:rPr>
              <w:t>6</w:t>
            </w:r>
            <w:r>
              <w:rPr>
                <w:sz w:val="21"/>
                <w:szCs w:val="21"/>
              </w:rPr>
              <w:t>3.23</w:t>
            </w:r>
          </w:p>
        </w:tc>
        <w:tc>
          <w:tcPr>
            <w:tcW w:w="1723" w:type="dxa"/>
            <w:tcBorders>
              <w:top w:val="nil"/>
              <w:left w:val="nil"/>
              <w:bottom w:val="single" w:color="auto" w:sz="4" w:space="0"/>
              <w:right w:val="single" w:color="auto" w:sz="4" w:space="0"/>
            </w:tcBorders>
            <w:shd w:val="clear" w:color="auto" w:fill="auto"/>
            <w:noWrap/>
            <w:vAlign w:val="bottom"/>
          </w:tcPr>
          <w:p w14:paraId="57BA3F0E">
            <w:pPr>
              <w:pStyle w:val="42"/>
              <w:jc w:val="center"/>
              <w:rPr>
                <w:sz w:val="21"/>
                <w:szCs w:val="21"/>
              </w:rPr>
            </w:pPr>
            <w:r>
              <w:rPr>
                <w:rFonts w:hint="eastAsia"/>
                <w:sz w:val="21"/>
                <w:szCs w:val="21"/>
              </w:rPr>
              <w:t>2</w:t>
            </w:r>
            <w:r>
              <w:rPr>
                <w:sz w:val="21"/>
                <w:szCs w:val="21"/>
              </w:rPr>
              <w:t>8.84</w:t>
            </w:r>
          </w:p>
        </w:tc>
        <w:tc>
          <w:tcPr>
            <w:tcW w:w="1047" w:type="dxa"/>
            <w:tcBorders>
              <w:top w:val="nil"/>
              <w:left w:val="nil"/>
              <w:bottom w:val="single" w:color="auto" w:sz="4" w:space="0"/>
              <w:right w:val="single" w:color="auto" w:sz="4" w:space="0"/>
            </w:tcBorders>
            <w:shd w:val="clear" w:color="auto" w:fill="auto"/>
            <w:noWrap/>
            <w:vAlign w:val="bottom"/>
          </w:tcPr>
          <w:p w14:paraId="1F11D10F">
            <w:pPr>
              <w:pStyle w:val="42"/>
              <w:jc w:val="center"/>
              <w:rPr>
                <w:sz w:val="21"/>
                <w:szCs w:val="21"/>
              </w:rPr>
            </w:pPr>
            <w:r>
              <w:rPr>
                <w:rFonts w:hint="eastAsia"/>
                <w:sz w:val="21"/>
                <w:szCs w:val="21"/>
              </w:rPr>
              <w:t>7</w:t>
            </w:r>
            <w:r>
              <w:rPr>
                <w:sz w:val="21"/>
                <w:szCs w:val="21"/>
              </w:rPr>
              <w:t>7.67</w:t>
            </w:r>
          </w:p>
        </w:tc>
        <w:tc>
          <w:tcPr>
            <w:tcW w:w="1110" w:type="dxa"/>
            <w:tcBorders>
              <w:top w:val="nil"/>
              <w:left w:val="nil"/>
              <w:bottom w:val="single" w:color="auto" w:sz="4" w:space="0"/>
              <w:right w:val="single" w:color="auto" w:sz="4" w:space="0"/>
            </w:tcBorders>
            <w:shd w:val="clear" w:color="auto" w:fill="auto"/>
            <w:noWrap/>
            <w:vAlign w:val="bottom"/>
          </w:tcPr>
          <w:p w14:paraId="098DDF2E">
            <w:pPr>
              <w:pStyle w:val="42"/>
              <w:jc w:val="center"/>
              <w:rPr>
                <w:sz w:val="21"/>
                <w:szCs w:val="21"/>
              </w:rPr>
            </w:pPr>
            <w:r>
              <w:rPr>
                <w:rFonts w:hint="eastAsia"/>
                <w:sz w:val="21"/>
                <w:szCs w:val="21"/>
              </w:rPr>
              <w:t>4</w:t>
            </w:r>
            <w:r>
              <w:rPr>
                <w:sz w:val="21"/>
                <w:szCs w:val="21"/>
              </w:rPr>
              <w:t>5.94</w:t>
            </w:r>
          </w:p>
        </w:tc>
        <w:tc>
          <w:tcPr>
            <w:tcW w:w="1047" w:type="dxa"/>
            <w:tcBorders>
              <w:top w:val="nil"/>
              <w:left w:val="nil"/>
              <w:bottom w:val="single" w:color="auto" w:sz="4" w:space="0"/>
              <w:right w:val="single" w:color="auto" w:sz="4" w:space="0"/>
            </w:tcBorders>
            <w:shd w:val="clear" w:color="auto" w:fill="auto"/>
            <w:noWrap/>
            <w:vAlign w:val="bottom"/>
          </w:tcPr>
          <w:p w14:paraId="22B79A11">
            <w:pPr>
              <w:pStyle w:val="42"/>
              <w:jc w:val="center"/>
              <w:rPr>
                <w:sz w:val="21"/>
                <w:szCs w:val="21"/>
              </w:rPr>
            </w:pPr>
            <w:r>
              <w:rPr>
                <w:rFonts w:hint="eastAsia"/>
                <w:sz w:val="21"/>
                <w:szCs w:val="21"/>
              </w:rPr>
              <w:t>5</w:t>
            </w:r>
            <w:r>
              <w:rPr>
                <w:sz w:val="21"/>
                <w:szCs w:val="21"/>
              </w:rPr>
              <w:t>6.95</w:t>
            </w:r>
          </w:p>
        </w:tc>
      </w:tr>
    </w:tbl>
    <w:p w14:paraId="5872A9DF">
      <w:pPr>
        <w:pStyle w:val="35"/>
        <w:spacing w:before="312" w:beforeLines="100" w:after="312" w:afterLines="100"/>
      </w:pPr>
      <w:bookmarkStart w:id="31" w:name="_Toc100932590"/>
      <w:r>
        <w:t xml:space="preserve">4.5 </w:t>
      </w:r>
      <w:r>
        <w:rPr>
          <w:rFonts w:hint="eastAsia"/>
        </w:rPr>
        <w:t>案例分析</w:t>
      </w:r>
      <w:bookmarkEnd w:id="31"/>
    </w:p>
    <w:p w14:paraId="50BEAAEE">
      <w:pPr>
        <w:pStyle w:val="42"/>
        <w:ind w:firstLine="480" w:firstLineChars="200"/>
      </w:pPr>
      <w:r>
        <w:rPr>
          <w:rFonts w:hint="eastAsia"/>
        </w:rPr>
        <w:t>除了基于数据集的宏观评价指标上的提升外，本节挑选了实验中的几个具体样例，与未使用图像信息的C</w:t>
      </w:r>
      <w:r>
        <w:t>M-BERT</w:t>
      </w:r>
      <w:r>
        <w:rPr>
          <w:rFonts w:hint="eastAsia"/>
        </w:rPr>
        <w:t>模型效果进行了对比，证明我们的模型能够通过学习正确的微表情信息更好地完成情感分析任务。</w:t>
      </w:r>
    </w:p>
    <w:p w14:paraId="15A4CC8E">
      <w:pPr>
        <w:pStyle w:val="42"/>
        <w:ind w:firstLine="480" w:firstLineChars="200"/>
        <w:rPr>
          <w:del w:id="129" w:author="个人用户" w:date="2022-04-16T18:05:00Z"/>
          <w:rFonts w:hint="eastAsia"/>
        </w:rPr>
      </w:pPr>
      <w:r>
        <w:rPr>
          <w:rFonts w:hint="eastAsia"/>
        </w:rPr>
        <w:t>1</w:t>
      </w:r>
      <w:r>
        <w:t xml:space="preserve">. </w:t>
      </w:r>
      <w:r>
        <w:rPr>
          <w:rFonts w:hint="eastAsia"/>
        </w:rPr>
        <w:t>提升了正向情感的判定准确性实例：</w:t>
      </w:r>
    </w:p>
    <w:p w14:paraId="55C2F426">
      <w:pPr>
        <w:pStyle w:val="42"/>
        <w:ind w:firstLine="480" w:firstLineChars="200"/>
      </w:pPr>
      <w:r>
        <w:drawing>
          <wp:anchor distT="0" distB="0" distL="114300" distR="114300" simplePos="0" relativeHeight="251678720" behindDoc="0" locked="0" layoutInCell="1" allowOverlap="1">
            <wp:simplePos x="0" y="0"/>
            <wp:positionH relativeFrom="column">
              <wp:posOffset>11430</wp:posOffset>
            </wp:positionH>
            <wp:positionV relativeFrom="paragraph">
              <wp:posOffset>741680</wp:posOffset>
            </wp:positionV>
            <wp:extent cx="5579745" cy="2735580"/>
            <wp:effectExtent l="0" t="0" r="1905"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79745" cy="2735580"/>
                    </a:xfrm>
                    <a:prstGeom prst="rect">
                      <a:avLst/>
                    </a:prstGeom>
                  </pic:spPr>
                </pic:pic>
              </a:graphicData>
            </a:graphic>
          </wp:anchor>
        </w:drawing>
      </w:r>
      <w:r>
        <w:rPr>
          <w:rFonts w:hint="eastAsia"/>
        </w:rPr>
        <w:t>如图4</w:t>
      </w:r>
      <w:r>
        <w:t>-1</w:t>
      </w:r>
      <w:r>
        <w:rPr>
          <w:rFonts w:hint="eastAsia"/>
        </w:rPr>
        <w:t>所示的实例，一个男子面带笑容地说：“这活要是成了，了不得啊”，声音和语气并不那么激动。该实例的真实标签是0</w:t>
      </w:r>
      <w:r>
        <w:t>.6</w:t>
      </w:r>
      <w:r>
        <w:rPr>
          <w:rFonts w:hint="eastAsia"/>
        </w:rPr>
        <w:t>，代表该实验对象的情感是正面的。</w:t>
      </w:r>
    </w:p>
    <w:p w14:paraId="0EEBA800">
      <w:pPr>
        <w:pStyle w:val="42"/>
        <w:ind w:firstLine="420" w:firstLineChars="200"/>
        <w:jc w:val="center"/>
        <w:rPr>
          <w:sz w:val="21"/>
          <w:szCs w:val="21"/>
        </w:rPr>
      </w:pPr>
      <w:r>
        <w:rPr>
          <w:rFonts w:hint="eastAsia"/>
          <w:sz w:val="21"/>
          <w:szCs w:val="21"/>
        </w:rPr>
        <w:t>图</w:t>
      </w:r>
      <w:r>
        <w:rPr>
          <w:sz w:val="21"/>
          <w:szCs w:val="21"/>
        </w:rPr>
        <w:t xml:space="preserve">4-1 </w:t>
      </w:r>
      <w:r>
        <w:rPr>
          <w:rFonts w:hint="eastAsia"/>
          <w:sz w:val="21"/>
          <w:szCs w:val="21"/>
        </w:rPr>
        <w:t>提升正面情感的判定准确性的实例</w:t>
      </w:r>
    </w:p>
    <w:p w14:paraId="3CEBB21C">
      <w:pPr>
        <w:pStyle w:val="42"/>
        <w:jc w:val="center"/>
      </w:pPr>
      <w:r>
        <w:rPr>
          <w:sz w:val="21"/>
          <w:szCs w:val="21"/>
        </w:rPr>
        <w:t>Figure 4-1 A</w:t>
      </w:r>
      <w:r>
        <w:rPr>
          <w:rFonts w:hint="eastAsia"/>
          <w:sz w:val="21"/>
          <w:szCs w:val="21"/>
        </w:rPr>
        <w:t>n</w:t>
      </w:r>
      <w:r>
        <w:rPr>
          <w:sz w:val="21"/>
          <w:szCs w:val="21"/>
        </w:rPr>
        <w:t xml:space="preserve"> example of improving the accuracy of positive emotion</w:t>
      </w:r>
    </w:p>
    <w:p w14:paraId="1CA75D08">
      <w:pPr>
        <w:pStyle w:val="42"/>
        <w:ind w:firstLine="480" w:firstLineChars="200"/>
      </w:pPr>
      <w:r>
        <w:rPr>
          <w:rFonts w:hint="eastAsia"/>
        </w:rPr>
        <w:t>如果用没有加入微表情信息的C</w:t>
      </w:r>
      <w:r>
        <w:t>M-BERT</w:t>
      </w:r>
      <w:r>
        <w:rPr>
          <w:rFonts w:hint="eastAsia"/>
        </w:rPr>
        <w:t>模型进行情感分析，得出的分数是-</w:t>
      </w:r>
      <w:r>
        <w:t>0.45</w:t>
      </w:r>
      <w:r>
        <w:rPr>
          <w:rFonts w:hint="eastAsia"/>
        </w:rPr>
        <w:t>，代表模型认为该实验对象的情感是负面的；而使用加入微表情信息的C</w:t>
      </w:r>
      <w:r>
        <w:t>M-BERT</w:t>
      </w:r>
      <w:r>
        <w:rPr>
          <w:rFonts w:hint="eastAsia"/>
        </w:rPr>
        <w:t>模型进行情感分析后，就能得到更接近真实值的0</w:t>
      </w:r>
      <w:r>
        <w:t>.52</w:t>
      </w:r>
      <w:r>
        <w:rPr>
          <w:rFonts w:hint="eastAsia"/>
        </w:rPr>
        <w:t>。</w:t>
      </w:r>
    </w:p>
    <w:p w14:paraId="69B096F3">
      <w:pPr>
        <w:pStyle w:val="42"/>
        <w:ind w:firstLine="480" w:firstLineChars="200"/>
      </w:pPr>
      <w:r>
        <w:rPr>
          <w:rFonts w:hint="eastAsia"/>
        </w:rPr>
        <w:t>经分析，如果仅凭音频和文本信息进行情感分析，由于音频中实验对象并不激昂的语气，模型很容易认为该案例中的实验对象是在进行反讽。事实上，从图片信息中实验对象的真诚笑容可以看出该片段中蕴含的情感是正向的。融入微表情特征进行训练就可以避免这样的效果，能够通过正确判断图片信息中实验对象微表情中蕴含的真实情感，提升正向情感的判定准确度，一定程度上减少对反讽的错判。</w:t>
      </w:r>
    </w:p>
    <w:p w14:paraId="77B32F3B">
      <w:pPr>
        <w:pStyle w:val="42"/>
        <w:ind w:firstLine="480" w:firstLineChars="200"/>
        <w:rPr>
          <w:del w:id="130" w:author="个人用户" w:date="2022-04-16T18:04:00Z"/>
        </w:rPr>
      </w:pPr>
      <w:r>
        <w:t xml:space="preserve">2. </w:t>
      </w:r>
      <w:r>
        <w:rPr>
          <w:rFonts w:hint="eastAsia"/>
        </w:rPr>
        <w:t>提升了负向情感的判定准确性实例：</w:t>
      </w:r>
    </w:p>
    <w:p w14:paraId="2CEB71E5">
      <w:pPr>
        <w:pStyle w:val="42"/>
        <w:ind w:firstLine="480" w:firstLineChars="200"/>
      </w:pPr>
      <w:r>
        <w:rPr>
          <w:rFonts w:hint="eastAsia"/>
        </w:rPr>
        <w:t>如图4</w:t>
      </w:r>
      <w:r>
        <w:t>-2</w:t>
      </w:r>
      <w:r>
        <w:rPr>
          <w:rFonts w:hint="eastAsia"/>
        </w:rPr>
        <w:t>所示的实例，一个女子面容悲伤地说：“好，只要你现在告诉我你讨厌我，我就永远在你面前消失”，但是语气比较平静。该实例的真实标签是</w:t>
      </w:r>
      <w:r>
        <w:t>-1.0</w:t>
      </w:r>
      <w:r>
        <w:rPr>
          <w:rFonts w:hint="eastAsia"/>
        </w:rPr>
        <w:t>，代表该实验对象的情感是负面的。</w:t>
      </w:r>
    </w:p>
    <w:p w14:paraId="5CA42924">
      <w:pPr>
        <w:pStyle w:val="42"/>
        <w:ind w:firstLine="480" w:firstLineChars="200"/>
      </w:pPr>
    </w:p>
    <w:p w14:paraId="2714B351">
      <w:pPr>
        <w:pStyle w:val="42"/>
      </w:pPr>
      <w:r>
        <w:drawing>
          <wp:anchor distT="0" distB="0" distL="114300" distR="114300" simplePos="0" relativeHeight="251679744" behindDoc="0" locked="0" layoutInCell="1" allowOverlap="1">
            <wp:simplePos x="0" y="0"/>
            <wp:positionH relativeFrom="column">
              <wp:posOffset>92075</wp:posOffset>
            </wp:positionH>
            <wp:positionV relativeFrom="paragraph">
              <wp:posOffset>279400</wp:posOffset>
            </wp:positionV>
            <wp:extent cx="5579745" cy="2064385"/>
            <wp:effectExtent l="0" t="0" r="1905"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579745" cy="2064385"/>
                    </a:xfrm>
                    <a:prstGeom prst="rect">
                      <a:avLst/>
                    </a:prstGeom>
                  </pic:spPr>
                </pic:pic>
              </a:graphicData>
            </a:graphic>
          </wp:anchor>
        </w:drawing>
      </w:r>
    </w:p>
    <w:p w14:paraId="25EAED0B">
      <w:pPr>
        <w:pStyle w:val="42"/>
        <w:ind w:firstLine="420" w:firstLineChars="200"/>
        <w:jc w:val="center"/>
        <w:rPr>
          <w:sz w:val="21"/>
          <w:szCs w:val="21"/>
        </w:rPr>
      </w:pPr>
      <w:r>
        <w:rPr>
          <w:rFonts w:hint="eastAsia"/>
          <w:sz w:val="21"/>
          <w:szCs w:val="21"/>
        </w:rPr>
        <w:t>图</w:t>
      </w:r>
      <w:r>
        <w:rPr>
          <w:sz w:val="21"/>
          <w:szCs w:val="21"/>
        </w:rPr>
        <w:t xml:space="preserve">4-2 </w:t>
      </w:r>
      <w:r>
        <w:rPr>
          <w:rFonts w:hint="eastAsia"/>
          <w:sz w:val="21"/>
          <w:szCs w:val="21"/>
        </w:rPr>
        <w:t>提升负面情感的判定准确性的实例</w:t>
      </w:r>
    </w:p>
    <w:p w14:paraId="3474DD02">
      <w:pPr>
        <w:pStyle w:val="42"/>
        <w:ind w:firstLine="420" w:firstLineChars="200"/>
        <w:jc w:val="center"/>
      </w:pPr>
      <w:r>
        <w:rPr>
          <w:sz w:val="21"/>
          <w:szCs w:val="21"/>
        </w:rPr>
        <w:t>Figure 4-2 A</w:t>
      </w:r>
      <w:r>
        <w:rPr>
          <w:rFonts w:hint="eastAsia"/>
          <w:sz w:val="21"/>
          <w:szCs w:val="21"/>
        </w:rPr>
        <w:t>n</w:t>
      </w:r>
      <w:r>
        <w:rPr>
          <w:sz w:val="21"/>
          <w:szCs w:val="21"/>
        </w:rPr>
        <w:t xml:space="preserve"> example of improving the accuracy of </w:t>
      </w:r>
      <w:r>
        <w:rPr>
          <w:rFonts w:hint="eastAsia"/>
          <w:sz w:val="21"/>
          <w:szCs w:val="21"/>
        </w:rPr>
        <w:t>negative</w:t>
      </w:r>
      <w:r>
        <w:rPr>
          <w:sz w:val="21"/>
          <w:szCs w:val="21"/>
        </w:rPr>
        <w:t xml:space="preserve"> emotion</w:t>
      </w:r>
    </w:p>
    <w:p w14:paraId="4062F0CD">
      <w:pPr>
        <w:pStyle w:val="42"/>
        <w:ind w:firstLine="480" w:firstLineChars="200"/>
      </w:pPr>
      <w:r>
        <w:rPr>
          <w:rFonts w:hint="eastAsia"/>
        </w:rPr>
        <w:t>如果用没有加入微表情信息的C</w:t>
      </w:r>
      <w:r>
        <w:t>M-BERT</w:t>
      </w:r>
      <w:r>
        <w:rPr>
          <w:rFonts w:hint="eastAsia"/>
        </w:rPr>
        <w:t>模型进行情感分析，得出的分数是</w:t>
      </w:r>
      <w:r>
        <w:t>0.04</w:t>
      </w:r>
      <w:r>
        <w:rPr>
          <w:rFonts w:hint="eastAsia"/>
        </w:rPr>
        <w:t>，代表模型认为该实验对象的情感是中性的；而使用加入微表情信息的C</w:t>
      </w:r>
      <w:r>
        <w:t>M-BERT</w:t>
      </w:r>
      <w:r>
        <w:rPr>
          <w:rFonts w:hint="eastAsia"/>
        </w:rPr>
        <w:t>模型进行情感分析后，就能得到更接近真实值的</w:t>
      </w:r>
      <w:r>
        <w:t>-0.71</w:t>
      </w:r>
      <w:r>
        <w:rPr>
          <w:rFonts w:hint="eastAsia"/>
        </w:rPr>
        <w:t>。</w:t>
      </w:r>
    </w:p>
    <w:p w14:paraId="749BC9E9">
      <w:pPr>
        <w:pStyle w:val="42"/>
        <w:ind w:firstLine="480" w:firstLineChars="200"/>
      </w:pPr>
      <w:r>
        <w:rPr>
          <w:rFonts w:hint="eastAsia"/>
        </w:rPr>
        <w:t>经分析，如果仅凭音频和文本信息进行情感分析，因为实验对象在表达悲伤的时候，语气不一定悲伤，因此模型并不能完全捕捉到实验对象的悲伤情绪。而如果能够通过微表情提取判定出实验对象的表情是痛苦的，那么就可以提升模型对负面情感的判定准确度了。</w:t>
      </w:r>
    </w:p>
    <w:p w14:paraId="3E649992">
      <w:pPr>
        <w:pStyle w:val="35"/>
        <w:spacing w:before="312" w:beforeLines="100" w:after="312" w:afterLines="100"/>
      </w:pPr>
      <w:bookmarkStart w:id="32" w:name="_Toc100932591"/>
      <w:r>
        <w:t xml:space="preserve">4.6 </w:t>
      </w:r>
      <w:r>
        <w:rPr>
          <w:rFonts w:hint="eastAsia"/>
        </w:rPr>
        <w:t>本章小结</w:t>
      </w:r>
      <w:bookmarkEnd w:id="32"/>
    </w:p>
    <w:p w14:paraId="34643F78">
      <w:pPr>
        <w:pStyle w:val="42"/>
        <w:ind w:firstLine="480" w:firstLineChars="200"/>
      </w:pPr>
      <w:r>
        <w:rPr>
          <w:rFonts w:hint="eastAsia"/>
        </w:rPr>
        <w:t>本章主要介绍了本文设计的融合微表情的C</w:t>
      </w:r>
      <w:r>
        <w:t>M-BERT</w:t>
      </w:r>
      <w:r>
        <w:rPr>
          <w:rFonts w:hint="eastAsia"/>
        </w:rPr>
        <w:t>模型在C</w:t>
      </w:r>
      <w:r>
        <w:t>H-</w:t>
      </w:r>
      <w:r>
        <w:rPr>
          <w:rFonts w:hint="eastAsia"/>
        </w:rPr>
        <w:t>S</w:t>
      </w:r>
      <w:r>
        <w:t>IMS</w:t>
      </w:r>
      <w:r>
        <w:rPr>
          <w:rFonts w:hint="eastAsia"/>
        </w:rPr>
        <w:t>中文数据集上的系列实验。首先本章在4</w:t>
      </w:r>
      <w:r>
        <w:t>.2</w:t>
      </w:r>
      <w:r>
        <w:rPr>
          <w:rFonts w:hint="eastAsia"/>
        </w:rPr>
        <w:t>节将模型与Baseline基准模型相比，验证了模型的效果，证明模型确实相比传统模型取得了进步；接着在4</w:t>
      </w:r>
      <w:r>
        <w:t>.3</w:t>
      </w:r>
      <w:r>
        <w:rPr>
          <w:rFonts w:hint="eastAsia"/>
        </w:rPr>
        <w:t>节介绍了选择微表情而不选择人脸特征作为图像模态特征训练的原因和相关实验，证明了使用微表情能使模型取得更好的效果；4</w:t>
      </w:r>
      <w:r>
        <w:t>.4</w:t>
      </w:r>
      <w:r>
        <w:rPr>
          <w:rFonts w:hint="eastAsia"/>
        </w:rPr>
        <w:t>节阐述了消融试验的结果，进一步证实了模型对三种模态信息融合的有效性；最终通过两个具体的案例分析证明融合了微表情信息的模型在提升模型预测准确度的具体作用。</w:t>
      </w:r>
    </w:p>
    <w:p w14:paraId="009AF940">
      <w:pPr>
        <w:spacing w:line="360" w:lineRule="auto"/>
      </w:pPr>
    </w:p>
    <w:p w14:paraId="6AC8DF5D">
      <w:pPr>
        <w:spacing w:line="360" w:lineRule="auto"/>
      </w:pPr>
    </w:p>
    <w:p w14:paraId="372DE0C8">
      <w:pPr>
        <w:spacing w:line="360" w:lineRule="auto"/>
      </w:pPr>
    </w:p>
    <w:p w14:paraId="76152501">
      <w:pPr>
        <w:widowControl/>
        <w:jc w:val="left"/>
        <w:rPr>
          <w:bCs/>
          <w:kern w:val="0"/>
          <w:szCs w:val="21"/>
        </w:rPr>
      </w:pPr>
      <w:r>
        <w:rPr>
          <w:bCs/>
          <w:szCs w:val="21"/>
        </w:rPr>
        <w:br w:type="page"/>
      </w:r>
    </w:p>
    <w:p w14:paraId="24399B17">
      <w:pPr>
        <w:spacing w:before="340" w:after="330" w:line="578" w:lineRule="auto"/>
        <w:jc w:val="center"/>
        <w:outlineLvl w:val="0"/>
        <w:rPr>
          <w:rFonts w:eastAsia="黑体"/>
          <w:b/>
          <w:sz w:val="32"/>
          <w:szCs w:val="32"/>
        </w:rPr>
      </w:pPr>
      <w:bookmarkStart w:id="33" w:name="_Toc100932592"/>
      <w:r>
        <w:rPr>
          <w:rFonts w:eastAsia="黑体"/>
          <w:b/>
          <w:sz w:val="32"/>
          <w:szCs w:val="32"/>
        </w:rPr>
        <w:t>5</w:t>
      </w:r>
      <w:r>
        <w:rPr>
          <w:rFonts w:hint="eastAsia" w:eastAsia="黑体"/>
          <w:b/>
          <w:sz w:val="32"/>
          <w:szCs w:val="32"/>
        </w:rPr>
        <w:t xml:space="preserve"> 总结与展望</w:t>
      </w:r>
      <w:bookmarkEnd w:id="33"/>
    </w:p>
    <w:p w14:paraId="05A799D6">
      <w:pPr>
        <w:pStyle w:val="35"/>
        <w:spacing w:before="312" w:beforeLines="100" w:after="312" w:afterLines="100"/>
      </w:pPr>
      <w:bookmarkStart w:id="34" w:name="_Toc100932593"/>
      <w:r>
        <w:t xml:space="preserve">5.1 </w:t>
      </w:r>
      <w:r>
        <w:rPr>
          <w:rFonts w:hint="eastAsia"/>
        </w:rPr>
        <w:t>总结</w:t>
      </w:r>
      <w:bookmarkEnd w:id="34"/>
    </w:p>
    <w:p w14:paraId="50FF816B">
      <w:pPr>
        <w:pStyle w:val="19"/>
        <w:tabs>
          <w:tab w:val="clear" w:pos="4153"/>
          <w:tab w:val="clear" w:pos="8306"/>
        </w:tabs>
        <w:spacing w:line="360" w:lineRule="auto"/>
        <w:ind w:firstLine="480" w:firstLineChars="200"/>
        <w:rPr>
          <w:bCs/>
        </w:rPr>
      </w:pPr>
      <w:r>
        <w:rPr>
          <w:rFonts w:hint="eastAsia"/>
          <w:bCs/>
        </w:rPr>
        <w:t>本文提出了一种融合微表情信息的，跨文本、音频和图片三种模态的</w:t>
      </w:r>
      <w:ins w:id="131" w:author="个人用户" w:date="2022-04-16T18:06:00Z">
        <w:r>
          <w:rPr>
            <w:rFonts w:hint="eastAsia"/>
            <w:bCs/>
          </w:rPr>
          <w:t>M</w:t>
        </w:r>
      </w:ins>
      <w:r>
        <w:rPr>
          <w:rFonts w:hint="eastAsia"/>
          <w:bCs/>
        </w:rPr>
        <w:t>C</w:t>
      </w:r>
      <w:del w:id="132" w:author="个人用户" w:date="2022-04-16T18:06:00Z">
        <w:r>
          <w:rPr>
            <w:rFonts w:hint="eastAsia"/>
            <w:bCs/>
          </w:rPr>
          <w:delText>ross-</w:delText>
        </w:r>
      </w:del>
      <w:r>
        <w:rPr>
          <w:rFonts w:hint="eastAsia"/>
          <w:bCs/>
        </w:rPr>
        <w:t>M</w:t>
      </w:r>
      <w:ins w:id="133" w:author="个人用户" w:date="2022-04-16T18:06:00Z">
        <w:r>
          <w:rPr>
            <w:bCs/>
          </w:rPr>
          <w:t xml:space="preserve"> </w:t>
        </w:r>
      </w:ins>
      <w:del w:id="134" w:author="个人用户" w:date="2022-04-16T18:06:00Z">
        <w:r>
          <w:rPr>
            <w:rFonts w:hint="eastAsia"/>
            <w:bCs/>
          </w:rPr>
          <w:delText>odal</w:delText>
        </w:r>
      </w:del>
      <w:del w:id="135" w:author="个人用户" w:date="2022-04-16T18:06:00Z">
        <w:r>
          <w:rPr>
            <w:bCs/>
          </w:rPr>
          <w:delText xml:space="preserve"> </w:delText>
        </w:r>
      </w:del>
      <w:r>
        <w:rPr>
          <w:bCs/>
        </w:rPr>
        <w:t>BERT</w:t>
      </w:r>
      <w:r>
        <w:rPr>
          <w:rFonts w:hint="eastAsia"/>
          <w:bCs/>
        </w:rPr>
        <w:t>模型。该模型通过融合三种模态的特征信息，以注意力的方式调整预训练模型，从而进一步提升了在情感分析任务中的效果。</w:t>
      </w:r>
    </w:p>
    <w:p w14:paraId="59BBC3B2">
      <w:pPr>
        <w:pStyle w:val="19"/>
        <w:tabs>
          <w:tab w:val="clear" w:pos="4153"/>
          <w:tab w:val="clear" w:pos="8306"/>
        </w:tabs>
        <w:spacing w:line="360" w:lineRule="auto"/>
        <w:ind w:firstLine="480" w:firstLineChars="200"/>
        <w:rPr>
          <w:bCs/>
        </w:rPr>
      </w:pPr>
      <w:r>
        <w:rPr>
          <w:rFonts w:hint="eastAsia"/>
          <w:bCs/>
        </w:rPr>
        <w:t>模型的的输入是预处理过的三种模态的特征信息，文本模态的的特征用中文B</w:t>
      </w:r>
      <w:r>
        <w:rPr>
          <w:bCs/>
        </w:rPr>
        <w:t>ERT</w:t>
      </w:r>
      <w:r>
        <w:rPr>
          <w:rFonts w:hint="eastAsia"/>
          <w:bCs/>
        </w:rPr>
        <w:t>预训练模型获取，音频模态的特征用</w:t>
      </w:r>
      <w:r>
        <w:rPr>
          <w:bCs/>
        </w:rPr>
        <w:t>L</w:t>
      </w:r>
      <w:r>
        <w:rPr>
          <w:rFonts w:hint="eastAsia"/>
          <w:bCs/>
        </w:rPr>
        <w:t>ibROSA工具包提取，图像模态的特征来自于使用预先训练好的CapsuleNet模型提取的微表情特征。接着，将三种模态信息调整为相同大小的向量，并使用加权相加的方案获取跨模态融合注意力矩阵。通过融合得到的注意力矩阵在训练中调整B</w:t>
      </w:r>
      <w:r>
        <w:rPr>
          <w:bCs/>
        </w:rPr>
        <w:t>ERT</w:t>
      </w:r>
      <w:r>
        <w:rPr>
          <w:rFonts w:hint="eastAsia"/>
          <w:bCs/>
        </w:rPr>
        <w:t>模型中的词向量，最终输出情感分析的结果。</w:t>
      </w:r>
    </w:p>
    <w:p w14:paraId="7514CB52">
      <w:pPr>
        <w:pStyle w:val="19"/>
        <w:tabs>
          <w:tab w:val="clear" w:pos="4153"/>
          <w:tab w:val="clear" w:pos="8306"/>
        </w:tabs>
        <w:spacing w:line="360" w:lineRule="auto"/>
        <w:ind w:firstLine="480" w:firstLineChars="200"/>
        <w:rPr>
          <w:bCs/>
        </w:rPr>
      </w:pPr>
      <w:r>
        <w:rPr>
          <w:rFonts w:hint="eastAsia"/>
          <w:bCs/>
        </w:rPr>
        <w:t>通过两个实验和一个消融实验，本文证明了该模型在模型融合方面的有效性和在C</w:t>
      </w:r>
      <w:r>
        <w:rPr>
          <w:bCs/>
        </w:rPr>
        <w:t>H-SIMS</w:t>
      </w:r>
      <w:r>
        <w:rPr>
          <w:rFonts w:hint="eastAsia"/>
          <w:bCs/>
        </w:rPr>
        <w:t>中文跨模态数据集上进行情感分析任务能力的优越性。同时也证实了使用微表情作为图像模态信息进行跨模态情感分析是一种比较可行的方案。</w:t>
      </w:r>
    </w:p>
    <w:p w14:paraId="7605A850">
      <w:pPr>
        <w:pStyle w:val="35"/>
        <w:spacing w:before="312" w:beforeLines="100" w:after="312" w:afterLines="100"/>
      </w:pPr>
      <w:bookmarkStart w:id="35" w:name="_Toc100932594"/>
      <w:r>
        <w:t xml:space="preserve">5.2 </w:t>
      </w:r>
      <w:r>
        <w:rPr>
          <w:rFonts w:hint="eastAsia"/>
        </w:rPr>
        <w:t>展望</w:t>
      </w:r>
      <w:bookmarkEnd w:id="35"/>
    </w:p>
    <w:p w14:paraId="39C906BF">
      <w:pPr>
        <w:pStyle w:val="19"/>
        <w:tabs>
          <w:tab w:val="clear" w:pos="4153"/>
          <w:tab w:val="clear" w:pos="8306"/>
        </w:tabs>
        <w:spacing w:line="360" w:lineRule="auto"/>
        <w:ind w:firstLine="480" w:firstLineChars="200"/>
        <w:rPr>
          <w:bCs/>
        </w:rPr>
      </w:pPr>
      <w:r>
        <w:rPr>
          <w:rFonts w:hint="eastAsia"/>
          <w:bCs/>
        </w:rPr>
        <w:t>目前对于多模态情感分析任务，学者们除了设计更加合适的模态融合方案以及通过融合模态调整注意力的方式进行模态融合以外，有时也会尝试使用多任务的方式训练模型。使用多任务的方式解决情感分析的一种常见方案是在完成预测总体情感状态的同时，也进行对各自单模态情感倾向的分析，并且最终通过学习单模态的情感信息与多模态的情感信息之间进行后期融合</w:t>
      </w:r>
      <w:r>
        <w:rPr>
          <w:rFonts w:hint="eastAsia"/>
          <w:bCs/>
          <w:vertAlign w:val="superscript"/>
        </w:rPr>
        <w:t>[</w:t>
      </w:r>
      <w:r>
        <w:rPr>
          <w:bCs/>
          <w:vertAlign w:val="superscript"/>
        </w:rPr>
        <w:t>24]</w:t>
      </w:r>
      <w:r>
        <w:rPr>
          <w:rFonts w:hint="eastAsia"/>
          <w:bCs/>
        </w:rPr>
        <w:t>。</w:t>
      </w:r>
    </w:p>
    <w:p w14:paraId="62CFDC5E">
      <w:pPr>
        <w:pStyle w:val="19"/>
        <w:tabs>
          <w:tab w:val="clear" w:pos="4153"/>
          <w:tab w:val="clear" w:pos="8306"/>
        </w:tabs>
        <w:spacing w:line="360" w:lineRule="auto"/>
        <w:ind w:firstLine="480" w:firstLineChars="200"/>
        <w:rPr>
          <w:bCs/>
        </w:rPr>
      </w:pPr>
      <w:r>
        <w:rPr>
          <w:rFonts w:hint="eastAsia"/>
          <w:bCs/>
        </w:rPr>
        <w:t>本文设计的这种融合微表情的C</w:t>
      </w:r>
      <w:r>
        <w:rPr>
          <w:bCs/>
        </w:rPr>
        <w:t>M-BERT</w:t>
      </w:r>
      <w:r>
        <w:rPr>
          <w:rFonts w:hint="eastAsia"/>
          <w:bCs/>
        </w:rPr>
        <w:t>模型主要将重心放在了如何融合图像（微表情）模态信息以及如何生成和表示不同模态的特征上，因此并没有使用多任务的思想。如果能够使用多任务模型进行训练，可能会取得更好的效果。</w:t>
      </w:r>
    </w:p>
    <w:p w14:paraId="245CD055">
      <w:pPr>
        <w:pStyle w:val="19"/>
        <w:tabs>
          <w:tab w:val="clear" w:pos="4153"/>
          <w:tab w:val="clear" w:pos="8306"/>
        </w:tabs>
        <w:spacing w:line="360" w:lineRule="auto"/>
        <w:rPr>
          <w:bCs/>
        </w:rPr>
      </w:pPr>
    </w:p>
    <w:p w14:paraId="17B10753">
      <w:pPr>
        <w:widowControl/>
        <w:jc w:val="left"/>
        <w:rPr>
          <w:bCs/>
          <w:kern w:val="0"/>
          <w:sz w:val="24"/>
        </w:rPr>
      </w:pPr>
      <w:r>
        <w:rPr>
          <w:bCs/>
        </w:rPr>
        <w:br w:type="page"/>
      </w:r>
    </w:p>
    <w:p w14:paraId="4E3C1ECF">
      <w:pPr>
        <w:pStyle w:val="19"/>
        <w:tabs>
          <w:tab w:val="clear" w:pos="4153"/>
          <w:tab w:val="clear" w:pos="8306"/>
        </w:tabs>
        <w:spacing w:line="360" w:lineRule="auto"/>
        <w:jc w:val="center"/>
        <w:outlineLvl w:val="0"/>
        <w:rPr>
          <w:rFonts w:eastAsia="黑体"/>
          <w:b/>
          <w:sz w:val="30"/>
          <w:szCs w:val="30"/>
        </w:rPr>
      </w:pPr>
      <w:bookmarkStart w:id="36" w:name="_Toc135816562"/>
      <w:bookmarkStart w:id="37" w:name="_Toc100932595"/>
      <w:r>
        <w:rPr>
          <w:rFonts w:eastAsia="黑体"/>
          <w:b/>
          <w:sz w:val="30"/>
          <w:szCs w:val="30"/>
        </w:rPr>
        <w:t>参考文献</w:t>
      </w:r>
      <w:bookmarkEnd w:id="36"/>
      <w:bookmarkEnd w:id="37"/>
    </w:p>
    <w:p w14:paraId="4F1CA256">
      <w:pPr>
        <w:pStyle w:val="19"/>
        <w:spacing w:line="360" w:lineRule="auto"/>
        <w:rPr>
          <w:sz w:val="21"/>
          <w:szCs w:val="21"/>
        </w:rPr>
      </w:pPr>
      <w:r>
        <w:rPr>
          <w:sz w:val="21"/>
          <w:szCs w:val="21"/>
        </w:rPr>
        <w:t xml:space="preserve">[1] Soujanya Poria, Erik Cambria, Devamanyu Hazarika, Navonil Majumder, Amir Zadeh, and Louis-Philippe Morency Context-dependent sentiment analysis in user-generated videos[C]. In Proceedings of the 55th Annual Meeting of the Association for Computational Linguistics (Volume 1: Long Papers). 873–883. </w:t>
      </w:r>
      <w:commentRangeStart w:id="3"/>
      <w:r>
        <w:rPr>
          <w:sz w:val="21"/>
          <w:szCs w:val="21"/>
        </w:rPr>
        <w:t>2017</w:t>
      </w:r>
      <w:commentRangeEnd w:id="3"/>
      <w:r>
        <w:rPr>
          <w:rStyle w:val="33"/>
          <w:kern w:val="2"/>
        </w:rPr>
        <w:commentReference w:id="3"/>
      </w:r>
      <w:r>
        <w:rPr>
          <w:sz w:val="21"/>
          <w:szCs w:val="21"/>
        </w:rPr>
        <w:t>.</w:t>
      </w:r>
    </w:p>
    <w:p w14:paraId="188C9B34">
      <w:pPr>
        <w:pStyle w:val="19"/>
        <w:spacing w:line="360" w:lineRule="auto"/>
        <w:rPr>
          <w:sz w:val="21"/>
          <w:szCs w:val="21"/>
        </w:rPr>
      </w:pPr>
      <w:r>
        <w:rPr>
          <w:sz w:val="21"/>
          <w:szCs w:val="21"/>
        </w:rPr>
        <w:t>[2] Amir Zadeh, Minghai Chen, Soujanya Poria, Erik Cambria, and Louis-Philippe Morency Tensor Fusion Network for Multimodal Sentiment Analysis[C] In Proceedings of the 2017 Conference on Empirical Methods in Natural Language Processing. 1103–1114. 2017.</w:t>
      </w:r>
    </w:p>
    <w:p w14:paraId="652AEB30">
      <w:pPr>
        <w:pStyle w:val="19"/>
        <w:spacing w:line="360" w:lineRule="auto"/>
        <w:rPr>
          <w:sz w:val="21"/>
          <w:szCs w:val="21"/>
        </w:rPr>
      </w:pPr>
      <w:r>
        <w:rPr>
          <w:sz w:val="21"/>
          <w:szCs w:val="21"/>
        </w:rPr>
        <w:t>[3]Amir Zadeh, Paul Pu Liang, Navonil Mazumder, Soujanya Poria, Erik Cambria, and Louis-Philippe Morency Memory fusion network for multi-view sequential learning[C]. In Thirty-Second AAAI Conference on Artificial Intelligence. 2018.</w:t>
      </w:r>
    </w:p>
    <w:p w14:paraId="3A8D6D59">
      <w:pPr>
        <w:pStyle w:val="19"/>
        <w:spacing w:line="360" w:lineRule="auto"/>
        <w:rPr>
          <w:sz w:val="21"/>
          <w:szCs w:val="21"/>
        </w:rPr>
      </w:pPr>
      <w:r>
        <w:rPr>
          <w:sz w:val="21"/>
          <w:szCs w:val="21"/>
        </w:rPr>
        <w:t>[4]Hai Pham, Paul Pu Liang, Thomas Manzini, Louis-Philippe Morency, and Barnabás Póczos Found in translation: Learning robust joint representations by cyclic translations between modalities[C]. In Proceedings of the AAAI Conference on Artificial Intelligence, Vol. 33. 6892–6899. 2019.</w:t>
      </w:r>
    </w:p>
    <w:p w14:paraId="5EA8D229">
      <w:pPr>
        <w:pStyle w:val="19"/>
        <w:spacing w:line="360" w:lineRule="auto"/>
        <w:rPr>
          <w:sz w:val="21"/>
          <w:szCs w:val="21"/>
        </w:rPr>
      </w:pPr>
      <w:r>
        <w:rPr>
          <w:sz w:val="21"/>
          <w:szCs w:val="21"/>
        </w:rPr>
        <w:t>[5]Yao-Hung Hubert Tsai, Shaojie Bai, Paul Pu Liang,J. Zico Kolter, Louis-Philippe Morency, and Ruslan Salakhutdinov Multimodal transformer for unaligned multimodal language sequences[C]. In Proceedings of the 57th Annual Meeting of the Association for Computational Linguistics, pages 6558–6569, Florence, Italy. Association for Computational Linguistics. 2019.</w:t>
      </w:r>
    </w:p>
    <w:p w14:paraId="0D935F24">
      <w:pPr>
        <w:pStyle w:val="19"/>
        <w:spacing w:line="360" w:lineRule="auto"/>
        <w:rPr>
          <w:sz w:val="21"/>
          <w:szCs w:val="21"/>
        </w:rPr>
      </w:pPr>
      <w:r>
        <w:rPr>
          <w:sz w:val="21"/>
          <w:szCs w:val="21"/>
        </w:rPr>
        <w:t>[6]Jacob Devlin, Ming-Wei Chang, Kenton Lee, and Kristina Toutanova BERT: Pre-training of Deep Bidirectional Transformers for Language Understanding[C]. In Proceedings of the 2019 Conference of the North American Chapter of the Association for Computational Linguistics: Human Language Technologies, Volume 1 (Long and Short Papers). 4171–4186. 2019.</w:t>
      </w:r>
    </w:p>
    <w:p w14:paraId="69B59F4C">
      <w:pPr>
        <w:pStyle w:val="19"/>
        <w:spacing w:line="360" w:lineRule="auto"/>
        <w:rPr>
          <w:sz w:val="21"/>
          <w:szCs w:val="21"/>
        </w:rPr>
      </w:pPr>
      <w:r>
        <w:rPr>
          <w:sz w:val="21"/>
          <w:szCs w:val="21"/>
        </w:rPr>
        <w:t>[7]Kaicheng Yang, Hua Xu, Kai Gao CM-BERT: Cross-Modal BERT for Text-Audio Sentiment Analysis[C] MM '20: In Proceedings of the 28th ACM International Conference on Multimedia October 2020</w:t>
      </w:r>
    </w:p>
    <w:p w14:paraId="77AD21CA">
      <w:pPr>
        <w:pStyle w:val="19"/>
        <w:spacing w:line="360" w:lineRule="auto"/>
        <w:rPr>
          <w:sz w:val="21"/>
          <w:szCs w:val="21"/>
        </w:rPr>
      </w:pPr>
      <w:r>
        <w:rPr>
          <w:rFonts w:hint="eastAsia"/>
          <w:sz w:val="21"/>
          <w:szCs w:val="21"/>
        </w:rPr>
        <w:t xml:space="preserve">[8]Wenmeng Yu，Hua Xu，Fanyang Meng，Yilin Zhu，Kaicheng Yang CH-SIMS: A Chinese Multimodal Sentiment Analysis Dataset with Fine-grained Annotations of Modality[C] </w:t>
      </w:r>
      <w:r>
        <w:rPr>
          <w:sz w:val="21"/>
          <w:szCs w:val="21"/>
        </w:rPr>
        <w:t xml:space="preserve">In </w:t>
      </w:r>
      <w:r>
        <w:rPr>
          <w:rFonts w:hint="eastAsia"/>
          <w:sz w:val="21"/>
          <w:szCs w:val="21"/>
        </w:rPr>
        <w:t xml:space="preserve">Proceedings of the 58th Annual Meeting of the Association for Computational </w:t>
      </w:r>
      <w:r>
        <w:rPr>
          <w:sz w:val="21"/>
          <w:szCs w:val="21"/>
        </w:rPr>
        <w:t>Linguistics. 2020.</w:t>
      </w:r>
    </w:p>
    <w:p w14:paraId="47F633E6">
      <w:pPr>
        <w:pStyle w:val="19"/>
        <w:spacing w:line="360" w:lineRule="auto"/>
        <w:rPr>
          <w:sz w:val="21"/>
          <w:szCs w:val="21"/>
        </w:rPr>
      </w:pPr>
      <w:r>
        <w:rPr>
          <w:sz w:val="21"/>
          <w:szCs w:val="21"/>
        </w:rPr>
        <w:t>[9]AmirAli Bagher Zadeh, Paul Pu Liang, Soujanya Poria, Erik Cambria, and Louis-Philippe Morency. Multimodal language analysis in the wild: CMU-MOSEI dataset and interpretable dynamic fusion graph. In Proceedings of the 56th Annual Meeting of the Association for Computational Linguistics (Volume 1: Long Papers), pages 2236–2246 2018.</w:t>
      </w:r>
    </w:p>
    <w:p w14:paraId="4B31DF96">
      <w:pPr>
        <w:pStyle w:val="19"/>
        <w:spacing w:line="360" w:lineRule="auto"/>
        <w:rPr>
          <w:sz w:val="21"/>
          <w:szCs w:val="21"/>
        </w:rPr>
      </w:pPr>
      <w:r>
        <w:rPr>
          <w:sz w:val="21"/>
          <w:szCs w:val="21"/>
        </w:rPr>
        <w:t>[10]Brian McFee, Colin Raffel, Dawen Liang, Daniel PW Ellis, Matt McVicar, Eric Battenberg, and Oriol Nieto. 2015. Librosa: Audio and music signal analysis in python.[C] In Proceedings of the 14th python in science conference, volume 8.</w:t>
      </w:r>
    </w:p>
    <w:p w14:paraId="535B5FF2">
      <w:pPr>
        <w:pStyle w:val="19"/>
        <w:spacing w:line="360" w:lineRule="auto"/>
        <w:rPr>
          <w:sz w:val="21"/>
          <w:szCs w:val="21"/>
        </w:rPr>
      </w:pPr>
      <w:r>
        <w:rPr>
          <w:sz w:val="21"/>
          <w:szCs w:val="21"/>
        </w:rPr>
        <w:t>[11]Soujanya Poria, Erik Cambria, Rajiv Bajpai, and Amir Hussain. A review of affective computing: From unimodal analysis to multimodal fusion.[J] Information Fusion,2017,37, 98–125.</w:t>
      </w:r>
    </w:p>
    <w:p w14:paraId="737CBAAD">
      <w:pPr>
        <w:pStyle w:val="19"/>
        <w:spacing w:line="360" w:lineRule="auto"/>
        <w:rPr>
          <w:sz w:val="21"/>
          <w:szCs w:val="21"/>
        </w:rPr>
      </w:pPr>
      <w:r>
        <w:rPr>
          <w:rFonts w:hint="eastAsia"/>
          <w:sz w:val="21"/>
          <w:szCs w:val="21"/>
        </w:rPr>
        <w:t>[12]宋云峰,任鸽,杨勇,樊小超.基于注意力的多层次混合融合的多任务多模态情感分析[J].计算机应用研究,2022,39(03):716-720.DOI:10.19734/j.issn.1001-3695.2021.08.0357.</w:t>
      </w:r>
    </w:p>
    <w:p w14:paraId="1312710B">
      <w:pPr>
        <w:pStyle w:val="19"/>
        <w:spacing w:line="360" w:lineRule="auto"/>
        <w:rPr>
          <w:sz w:val="21"/>
          <w:szCs w:val="21"/>
        </w:rPr>
      </w:pPr>
      <w:r>
        <w:rPr>
          <w:rFonts w:hint="eastAsia"/>
          <w:sz w:val="21"/>
          <w:szCs w:val="21"/>
        </w:rPr>
        <w:t>[13]王旭阳,董帅,石杰.复合层次融合的多模态情感分析[J/OL].计算机科学与探索:1-1</w:t>
      </w:r>
      <w:commentRangeStart w:id="4"/>
      <w:r>
        <w:rPr>
          <w:rFonts w:hint="eastAsia"/>
          <w:sz w:val="21"/>
          <w:szCs w:val="21"/>
        </w:rPr>
        <w:t>4[2022-04-06</w:t>
      </w:r>
      <w:commentRangeEnd w:id="4"/>
      <w:r>
        <w:rPr>
          <w:rStyle w:val="33"/>
          <w:kern w:val="2"/>
        </w:rPr>
        <w:commentReference w:id="4"/>
      </w:r>
      <w:r>
        <w:rPr>
          <w:rFonts w:hint="eastAsia"/>
          <w:sz w:val="21"/>
          <w:szCs w:val="21"/>
        </w:rPr>
        <w:t>].http://kns.cnki.net/kcms/detail/11.5602.TP.20220331.1739.003.html</w:t>
      </w:r>
    </w:p>
    <w:p w14:paraId="45875F94">
      <w:pPr>
        <w:pStyle w:val="19"/>
        <w:spacing w:line="360" w:lineRule="auto"/>
        <w:rPr>
          <w:sz w:val="21"/>
          <w:szCs w:val="21"/>
        </w:rPr>
      </w:pPr>
      <w:r>
        <w:rPr>
          <w:rFonts w:hint="eastAsia"/>
          <w:sz w:val="21"/>
          <w:szCs w:val="21"/>
        </w:rPr>
        <w:t>[14]王乙儒.多模态情感分析算法综述[J].电脑编程技巧与维护,</w:t>
      </w:r>
      <w:commentRangeStart w:id="5"/>
      <w:r>
        <w:rPr>
          <w:rFonts w:hint="eastAsia"/>
          <w:sz w:val="21"/>
          <w:szCs w:val="21"/>
        </w:rPr>
        <w:t>2021(12):34-36+51.DOI:10.16184/j.cnki.comprg.2021.1</w:t>
      </w:r>
      <w:commentRangeEnd w:id="5"/>
      <w:r>
        <w:rPr>
          <w:rStyle w:val="33"/>
          <w:kern w:val="2"/>
        </w:rPr>
        <w:commentReference w:id="5"/>
      </w:r>
      <w:r>
        <w:rPr>
          <w:rFonts w:hint="eastAsia"/>
          <w:sz w:val="21"/>
          <w:szCs w:val="21"/>
        </w:rPr>
        <w:t>2.013.</w:t>
      </w:r>
    </w:p>
    <w:p w14:paraId="756A8D86">
      <w:pPr>
        <w:pStyle w:val="19"/>
        <w:spacing w:line="360" w:lineRule="auto"/>
        <w:rPr>
          <w:sz w:val="21"/>
          <w:szCs w:val="21"/>
        </w:rPr>
      </w:pPr>
      <w:r>
        <w:rPr>
          <w:rFonts w:hint="eastAsia"/>
          <w:sz w:val="21"/>
          <w:szCs w:val="21"/>
        </w:rPr>
        <w:t>[15] 李星燃,张立言,姚树婧.结合特征融合和注意力机制的微表情识别方法[J].计算机科学,2022,49(02):4-11.</w:t>
      </w:r>
    </w:p>
    <w:p w14:paraId="13C448F1">
      <w:pPr>
        <w:pStyle w:val="19"/>
        <w:spacing w:line="360" w:lineRule="auto"/>
        <w:rPr>
          <w:sz w:val="21"/>
          <w:szCs w:val="21"/>
        </w:rPr>
      </w:pPr>
      <w:r>
        <w:rPr>
          <w:sz w:val="21"/>
          <w:szCs w:val="21"/>
        </w:rPr>
        <w:t>[16] Quang N V , Chun J , Tokuyama T . CapsuleNet for Micro-Expression Recognition[C] 2019 14th IEEE International Conference on Automatic Face &amp; Gesture Recognition (FG 2019). IEEE, 2019.</w:t>
      </w:r>
    </w:p>
    <w:p w14:paraId="6C2EF162">
      <w:pPr>
        <w:pStyle w:val="19"/>
        <w:spacing w:line="360" w:lineRule="auto"/>
        <w:rPr>
          <w:sz w:val="21"/>
          <w:szCs w:val="21"/>
        </w:rPr>
      </w:pPr>
      <w:r>
        <w:rPr>
          <w:sz w:val="21"/>
          <w:szCs w:val="21"/>
        </w:rPr>
        <w:t>[17]Yao-Hung Hubert Tsai, Shaojie Bai, Paul Pu Liang, J Zico Kolter, Louis-Philippe Morency, and Ruslan Salakhutdinov. Multimodal Transformer for Unaligned Multimodal Language Sequences[C]. In Proceedings of the Annual Meeting of the Association for Computational Linguistics (ACL). 2019.</w:t>
      </w:r>
    </w:p>
    <w:p w14:paraId="5FEF2068">
      <w:pPr>
        <w:pStyle w:val="19"/>
        <w:spacing w:line="360" w:lineRule="auto"/>
        <w:rPr>
          <w:sz w:val="21"/>
          <w:szCs w:val="21"/>
        </w:rPr>
      </w:pPr>
      <w:r>
        <w:rPr>
          <w:sz w:val="21"/>
          <w:szCs w:val="21"/>
        </w:rPr>
        <w:t>[18]Ashish Vaswani, Noam Shazeer, Niki Parmar, Jakob Uszkoreit, Llion Jones, Aidan N Gomez, Łukasz Kaiser, and Illia Polosukhin. Attention is all you need[C]. In Advances in neural information processing systems. 5998–6008.</w:t>
      </w:r>
      <w:r>
        <w:t xml:space="preserve"> </w:t>
      </w:r>
      <w:r>
        <w:rPr>
          <w:sz w:val="21"/>
          <w:szCs w:val="21"/>
        </w:rPr>
        <w:t>2017.</w:t>
      </w:r>
    </w:p>
    <w:p w14:paraId="73BB0D85">
      <w:pPr>
        <w:pStyle w:val="19"/>
        <w:spacing w:line="360" w:lineRule="auto"/>
        <w:rPr>
          <w:sz w:val="21"/>
          <w:szCs w:val="21"/>
        </w:rPr>
      </w:pPr>
      <w:r>
        <w:rPr>
          <w:sz w:val="21"/>
          <w:szCs w:val="21"/>
        </w:rPr>
        <w:t>[19]Simonyan K ,  Zisserman A . Very Deep Convolutional Networks for Large-Scale Image Recognition[J]. Computer Science, 2014.</w:t>
      </w:r>
    </w:p>
    <w:p w14:paraId="6A029C0D">
      <w:pPr>
        <w:pStyle w:val="19"/>
        <w:spacing w:line="360" w:lineRule="auto"/>
        <w:rPr>
          <w:sz w:val="21"/>
          <w:szCs w:val="21"/>
        </w:rPr>
      </w:pPr>
      <w:r>
        <w:rPr>
          <w:sz w:val="21"/>
          <w:szCs w:val="21"/>
        </w:rPr>
        <w:t>[20]</w:t>
      </w:r>
      <w:r>
        <w:t xml:space="preserve"> </w:t>
      </w:r>
      <w:r>
        <w:rPr>
          <w:sz w:val="21"/>
          <w:szCs w:val="21"/>
        </w:rPr>
        <w:t>Williams J , Kleinegesse S , Comanescu R , et al. Recognizing Emotions in Video Using Multimodal DNN Feature Fusion[C] Proceedings of Grand Challenge and Workshop on Human Multimodal Language (Challenge-HML). 2018.</w:t>
      </w:r>
    </w:p>
    <w:p w14:paraId="25D5242F">
      <w:pPr>
        <w:pStyle w:val="19"/>
        <w:spacing w:line="360" w:lineRule="auto"/>
        <w:rPr>
          <w:sz w:val="21"/>
          <w:szCs w:val="21"/>
        </w:rPr>
      </w:pPr>
      <w:r>
        <w:rPr>
          <w:sz w:val="21"/>
          <w:szCs w:val="21"/>
        </w:rPr>
        <w:t>[21]Liu Z , Shen Y , Lakshminarasimhan V B , et al. Efficient Low-rank Multimodal Fusion with Modality-Specific Factors[J]. 2018.</w:t>
      </w:r>
    </w:p>
    <w:p w14:paraId="34C2BBC5">
      <w:pPr>
        <w:pStyle w:val="19"/>
        <w:spacing w:line="360" w:lineRule="auto"/>
        <w:rPr>
          <w:sz w:val="21"/>
          <w:szCs w:val="21"/>
        </w:rPr>
      </w:pPr>
      <w:r>
        <w:rPr>
          <w:sz w:val="21"/>
          <w:szCs w:val="21"/>
        </w:rPr>
        <w:t>[22]</w:t>
      </w:r>
      <w:r>
        <w:t xml:space="preserve"> </w:t>
      </w:r>
      <w:r>
        <w:rPr>
          <w:sz w:val="21"/>
          <w:szCs w:val="21"/>
        </w:rPr>
        <w:t>Zhang K , Zhang Z , Li Z , et al. Joint Face Detection and Alignment Using Multitask Cascaded Convolutional Networks[J]. IEEE Signal Processing Letters, 2016, 23(10):1499-1503.</w:t>
      </w:r>
    </w:p>
    <w:p w14:paraId="2DAA4DF5">
      <w:pPr>
        <w:pStyle w:val="19"/>
        <w:spacing w:line="360" w:lineRule="auto"/>
        <w:rPr>
          <w:sz w:val="21"/>
          <w:szCs w:val="21"/>
        </w:rPr>
      </w:pPr>
      <w:r>
        <w:rPr>
          <w:sz w:val="21"/>
          <w:szCs w:val="21"/>
        </w:rPr>
        <w:t>[23]</w:t>
      </w:r>
      <w:r>
        <w:t xml:space="preserve"> </w:t>
      </w:r>
      <w:r>
        <w:rPr>
          <w:sz w:val="21"/>
          <w:szCs w:val="21"/>
        </w:rPr>
        <w:t>Baltrusaitis T , Zadeh A , Lim Y C , et al. OpenFace 2.0: Facial Behavior Analysis Toolkit[C] IEEE International Conference on Automatic Face &amp; Gesture Recognition. IEEE Computer Society, 2018:59-66.</w:t>
      </w:r>
    </w:p>
    <w:p w14:paraId="797D89BA">
      <w:pPr>
        <w:pStyle w:val="19"/>
        <w:spacing w:line="360" w:lineRule="auto"/>
        <w:rPr>
          <w:sz w:val="21"/>
          <w:szCs w:val="21"/>
        </w:rPr>
      </w:pPr>
      <w:r>
        <w:rPr>
          <w:sz w:val="21"/>
          <w:szCs w:val="21"/>
        </w:rPr>
        <w:t>[24]Erik Cambria, Devamanyu Hazarika, Soujanya Poria, Amir Hussain, and RBV Subramanyam. Benchmarking multimodal sentiment analysis[C]. In International Conference on Computational Linguistics and Intelligent Text Processing, pages 166–179. 2017.</w:t>
      </w:r>
    </w:p>
    <w:p w14:paraId="52E8A0BE">
      <w:pPr>
        <w:pStyle w:val="19"/>
        <w:spacing w:line="360" w:lineRule="auto"/>
        <w:rPr>
          <w:sz w:val="21"/>
          <w:szCs w:val="21"/>
        </w:rPr>
      </w:pPr>
      <w:r>
        <w:rPr>
          <w:sz w:val="21"/>
          <w:szCs w:val="21"/>
        </w:rPr>
        <w:t>[25]</w:t>
      </w:r>
      <w:r>
        <w:t xml:space="preserve"> </w:t>
      </w:r>
      <w:r>
        <w:rPr>
          <w:sz w:val="21"/>
          <w:szCs w:val="21"/>
        </w:rPr>
        <w:t>Davison A K , Lansley C , Costen N , et al. SAMM: A Spontaneous Micro-Facial Movement Dataset[J]. IEEE Transactions on Affective Computing, 2018, 9(99):116-129.</w:t>
      </w:r>
    </w:p>
    <w:p w14:paraId="54C01BD3">
      <w:pPr>
        <w:pStyle w:val="19"/>
        <w:spacing w:line="360" w:lineRule="auto"/>
        <w:rPr>
          <w:sz w:val="21"/>
          <w:szCs w:val="21"/>
        </w:rPr>
      </w:pPr>
      <w:r>
        <w:rPr>
          <w:sz w:val="21"/>
          <w:szCs w:val="21"/>
        </w:rPr>
        <w:t>[26] Yan W J , Li X , Wang S J , et al. CASME II: An Improved Spontaneous Micro-Expression Database and the Baseline Evaluation[J]. Plos One, 2014, 9(1):e86041.</w:t>
      </w:r>
    </w:p>
    <w:p w14:paraId="040FF06C">
      <w:pPr>
        <w:pStyle w:val="19"/>
        <w:tabs>
          <w:tab w:val="clear" w:pos="4153"/>
          <w:tab w:val="clear" w:pos="8306"/>
        </w:tabs>
        <w:spacing w:line="360" w:lineRule="auto"/>
        <w:rPr>
          <w:sz w:val="21"/>
          <w:szCs w:val="21"/>
        </w:rPr>
      </w:pPr>
      <w:r>
        <w:rPr>
          <w:sz w:val="21"/>
          <w:szCs w:val="21"/>
        </w:rPr>
        <w:t>[27] Li X , Pfister T , Huang X , et al. A Spontaneous Micro-expression Database: Inducement, collection and baseline[C] Automatic Face and Gesture Recognition (FG), 2013 10th IEEE International Conference and Workshops on. IEEE, 2013.</w:t>
      </w:r>
    </w:p>
    <w:p w14:paraId="239762F8">
      <w:pPr>
        <w:pStyle w:val="19"/>
        <w:tabs>
          <w:tab w:val="clear" w:pos="4153"/>
          <w:tab w:val="clear" w:pos="8306"/>
        </w:tabs>
        <w:spacing w:line="360" w:lineRule="auto"/>
        <w:rPr>
          <w:sz w:val="21"/>
          <w:szCs w:val="21"/>
        </w:rPr>
      </w:pPr>
      <w:r>
        <w:rPr>
          <w:sz w:val="21"/>
          <w:szCs w:val="21"/>
        </w:rPr>
        <w:t>[28] Baltrusaitis T , Ahuja C , Morency L P . Multimodal Machine Learning: A Survey and Taxonomy[J]. IEEE Transactions on Pattern Analysis &amp; Machine Intelligence, 2017, PP(99):1-1.</w:t>
      </w:r>
    </w:p>
    <w:p w14:paraId="0BEA451E">
      <w:pPr>
        <w:pStyle w:val="19"/>
        <w:tabs>
          <w:tab w:val="clear" w:pos="4153"/>
          <w:tab w:val="clear" w:pos="8306"/>
        </w:tabs>
        <w:spacing w:line="360" w:lineRule="auto"/>
        <w:rPr>
          <w:sz w:val="21"/>
          <w:szCs w:val="21"/>
        </w:rPr>
      </w:pPr>
      <w:r>
        <w:rPr>
          <w:rFonts w:hint="eastAsia"/>
          <w:sz w:val="21"/>
          <w:szCs w:val="21"/>
        </w:rPr>
        <w:t>[</w:t>
      </w:r>
      <w:r>
        <w:rPr>
          <w:sz w:val="21"/>
          <w:szCs w:val="21"/>
        </w:rPr>
        <w:t>29]</w:t>
      </w:r>
      <w:r>
        <w:rPr>
          <w:rFonts w:hint="eastAsia"/>
        </w:rPr>
        <w:t xml:space="preserve"> </w:t>
      </w:r>
      <w:r>
        <w:rPr>
          <w:rFonts w:hint="eastAsia"/>
          <w:sz w:val="21"/>
          <w:szCs w:val="21"/>
        </w:rPr>
        <w:t>骞恒源,孟彩霞.基于深度学习方法的中文情感分析[J].计算机与数字工程,2022,50(03):603-607.</w:t>
      </w:r>
    </w:p>
    <w:p w14:paraId="3F4D55B7">
      <w:pPr>
        <w:pStyle w:val="19"/>
        <w:tabs>
          <w:tab w:val="clear" w:pos="4153"/>
          <w:tab w:val="clear" w:pos="8306"/>
        </w:tabs>
        <w:spacing w:line="360" w:lineRule="auto"/>
        <w:rPr>
          <w:sz w:val="21"/>
          <w:szCs w:val="21"/>
        </w:rPr>
      </w:pPr>
      <w:r>
        <w:rPr>
          <w:rFonts w:hint="eastAsia"/>
          <w:sz w:val="21"/>
          <w:szCs w:val="21"/>
        </w:rPr>
        <w:t>[</w:t>
      </w:r>
      <w:r>
        <w:rPr>
          <w:sz w:val="21"/>
          <w:szCs w:val="21"/>
        </w:rPr>
        <w:t>30]</w:t>
      </w:r>
      <w:r>
        <w:t xml:space="preserve"> </w:t>
      </w:r>
      <w:r>
        <w:rPr>
          <w:rFonts w:hint="eastAsia"/>
          <w:sz w:val="21"/>
          <w:szCs w:val="21"/>
        </w:rPr>
        <w:t>孙敏. 基于BERT和混合神经网络的文本情感分析方法研究[D].安徽农业大学,2021.DOI:10.26919/d.cnki.gannu.2021.000116.</w:t>
      </w:r>
    </w:p>
    <w:p w14:paraId="60B7C0D0">
      <w:pPr>
        <w:pStyle w:val="19"/>
        <w:spacing w:line="360" w:lineRule="auto"/>
        <w:rPr>
          <w:sz w:val="21"/>
          <w:szCs w:val="21"/>
        </w:rPr>
      </w:pPr>
      <w:r>
        <w:rPr>
          <w:rFonts w:hint="eastAsia"/>
          <w:sz w:val="21"/>
          <w:szCs w:val="21"/>
        </w:rPr>
        <w:t>[</w:t>
      </w:r>
      <w:r>
        <w:rPr>
          <w:sz w:val="21"/>
          <w:szCs w:val="21"/>
        </w:rPr>
        <w:t>31]</w:t>
      </w:r>
      <w:r>
        <w:t xml:space="preserve"> </w:t>
      </w:r>
      <w:r>
        <w:rPr>
          <w:sz w:val="21"/>
          <w:szCs w:val="21"/>
        </w:rPr>
        <w:t>Liu Y W, Xiao S B , Wang T , et al. Building Chinese Sentiment Lexicon Based on HowNet[J]. Advanced Materials Research, 2011, 187: 405-410.</w:t>
      </w:r>
    </w:p>
    <w:p w14:paraId="6E6F810E">
      <w:pPr>
        <w:pStyle w:val="19"/>
        <w:spacing w:line="360" w:lineRule="auto"/>
        <w:rPr>
          <w:sz w:val="21"/>
          <w:szCs w:val="21"/>
        </w:rPr>
      </w:pPr>
      <w:r>
        <w:rPr>
          <w:sz w:val="21"/>
          <w:szCs w:val="21"/>
        </w:rPr>
        <w:t>[32] Fellbaum C. An electronic lexical database [J]. Library Quarterly Information Community Policy, 1998, 25(2): 292-296.</w:t>
      </w:r>
    </w:p>
    <w:p w14:paraId="5E367B57">
      <w:pPr>
        <w:pStyle w:val="19"/>
        <w:tabs>
          <w:tab w:val="clear" w:pos="4153"/>
          <w:tab w:val="clear" w:pos="8306"/>
        </w:tabs>
        <w:spacing w:line="360" w:lineRule="auto"/>
        <w:rPr>
          <w:sz w:val="21"/>
          <w:szCs w:val="21"/>
        </w:rPr>
      </w:pPr>
      <w:r>
        <w:rPr>
          <w:sz w:val="21"/>
          <w:szCs w:val="21"/>
        </w:rPr>
        <w:t>[33]</w:t>
      </w:r>
      <w:r>
        <w:t xml:space="preserve"> </w:t>
      </w:r>
      <w:r>
        <w:rPr>
          <w:sz w:val="21"/>
          <w:szCs w:val="21"/>
        </w:rPr>
        <w:t>Zhang S, Li X, Ming Z, et al. Learning k for k NN Classification. Acm Transactions on Intelligent Systems and Technology, 2017, 8(3): 1-19.</w:t>
      </w:r>
    </w:p>
    <w:p w14:paraId="134A2480">
      <w:pPr>
        <w:pStyle w:val="19"/>
        <w:spacing w:line="360" w:lineRule="auto"/>
        <w:rPr>
          <w:sz w:val="21"/>
          <w:szCs w:val="21"/>
        </w:rPr>
      </w:pPr>
      <w:r>
        <w:rPr>
          <w:sz w:val="21"/>
          <w:szCs w:val="21"/>
        </w:rPr>
        <w:t>[34]</w:t>
      </w:r>
      <w:r>
        <w:t xml:space="preserve"> </w:t>
      </w:r>
      <w:r>
        <w:rPr>
          <w:sz w:val="21"/>
          <w:szCs w:val="21"/>
        </w:rPr>
        <w:t>Wicentowski R, Sydes MR. Emotion Detection in Suicide Notes using Maximum EntropyClassification. Biomedical Informatics Insights, 2012, 5(1): 51-60.</w:t>
      </w:r>
    </w:p>
    <w:p w14:paraId="53ED62BA">
      <w:pPr>
        <w:pStyle w:val="19"/>
        <w:spacing w:line="360" w:lineRule="auto"/>
        <w:rPr>
          <w:sz w:val="21"/>
          <w:szCs w:val="21"/>
        </w:rPr>
      </w:pPr>
      <w:r>
        <w:rPr>
          <w:sz w:val="21"/>
          <w:szCs w:val="21"/>
        </w:rPr>
        <w:t>[35]</w:t>
      </w:r>
      <w:r>
        <w:rPr>
          <w:rFonts w:hint="eastAsia"/>
        </w:rPr>
        <w:t xml:space="preserve"> </w:t>
      </w:r>
      <w:r>
        <w:rPr>
          <w:rFonts w:hint="eastAsia"/>
          <w:sz w:val="21"/>
          <w:szCs w:val="21"/>
        </w:rPr>
        <w:t>解军，邢进生．基于 KNN 算法的新浪微博用户行为分析及预．山西师范大学学报，2016，31(2)：38-45．</w:t>
      </w:r>
    </w:p>
    <w:p w14:paraId="76BC14D6">
      <w:pPr>
        <w:pStyle w:val="19"/>
        <w:spacing w:line="360" w:lineRule="auto"/>
        <w:rPr>
          <w:sz w:val="21"/>
          <w:szCs w:val="21"/>
        </w:rPr>
      </w:pPr>
      <w:r>
        <w:rPr>
          <w:rFonts w:hint="eastAsia"/>
          <w:sz w:val="21"/>
          <w:szCs w:val="21"/>
        </w:rPr>
        <w:t>[</w:t>
      </w:r>
      <w:r>
        <w:rPr>
          <w:sz w:val="21"/>
          <w:szCs w:val="21"/>
        </w:rPr>
        <w:t>36] KIM Y. Convolutional neural networks for sentence classification[C] Proceedings of the 2014Conference on Empirical Methods in Natural Language Proceeding.New York: ACM, 2014:1746-1751.</w:t>
      </w:r>
    </w:p>
    <w:p w14:paraId="0ED16DFB">
      <w:pPr>
        <w:pStyle w:val="19"/>
        <w:spacing w:line="360" w:lineRule="auto"/>
        <w:rPr>
          <w:sz w:val="21"/>
          <w:szCs w:val="21"/>
        </w:rPr>
      </w:pPr>
      <w:r>
        <w:rPr>
          <w:rFonts w:hint="eastAsia"/>
          <w:sz w:val="21"/>
          <w:szCs w:val="21"/>
        </w:rPr>
        <w:t>[</w:t>
      </w:r>
      <w:r>
        <w:rPr>
          <w:sz w:val="21"/>
          <w:szCs w:val="21"/>
        </w:rPr>
        <w:t>37] H</w:t>
      </w:r>
      <w:r>
        <w:rPr>
          <w:rFonts w:hint="eastAsia"/>
          <w:sz w:val="21"/>
          <w:szCs w:val="21"/>
        </w:rPr>
        <w:t>ochreiter</w:t>
      </w:r>
      <w:r>
        <w:rPr>
          <w:sz w:val="21"/>
          <w:szCs w:val="21"/>
        </w:rPr>
        <w:t xml:space="preserve"> S, S</w:t>
      </w:r>
      <w:r>
        <w:rPr>
          <w:rFonts w:hint="eastAsia"/>
          <w:sz w:val="21"/>
          <w:szCs w:val="21"/>
        </w:rPr>
        <w:t>chmidhuber</w:t>
      </w:r>
      <w:r>
        <w:rPr>
          <w:sz w:val="21"/>
          <w:szCs w:val="21"/>
        </w:rPr>
        <w:t xml:space="preserve"> J. Long short-term memory [J]. Neural Computation, 1997,9: 1735-1780.</w:t>
      </w:r>
    </w:p>
    <w:p w14:paraId="6D7CA405">
      <w:pPr>
        <w:pStyle w:val="19"/>
        <w:spacing w:line="360" w:lineRule="auto"/>
        <w:rPr>
          <w:sz w:val="21"/>
          <w:szCs w:val="21"/>
        </w:rPr>
      </w:pPr>
      <w:r>
        <w:rPr>
          <w:sz w:val="21"/>
          <w:szCs w:val="21"/>
        </w:rPr>
        <w:t xml:space="preserve">[38] </w:t>
      </w:r>
      <w:r>
        <w:rPr>
          <w:rFonts w:hint="eastAsia"/>
          <w:sz w:val="21"/>
          <w:szCs w:val="21"/>
        </w:rPr>
        <w:t>耿佳宁 用户语音数据情感分析研究[D].中国科学技术大学,</w:t>
      </w:r>
      <w:r>
        <w:rPr>
          <w:sz w:val="21"/>
          <w:szCs w:val="21"/>
        </w:rPr>
        <w:t xml:space="preserve"> </w:t>
      </w:r>
      <w:r>
        <w:rPr>
          <w:rFonts w:hint="eastAsia"/>
          <w:sz w:val="21"/>
          <w:szCs w:val="21"/>
        </w:rPr>
        <w:t>2021.</w:t>
      </w:r>
      <w:r>
        <w:rPr>
          <w:sz w:val="21"/>
          <w:szCs w:val="21"/>
        </w:rPr>
        <w:t xml:space="preserve"> </w:t>
      </w:r>
      <w:r>
        <w:rPr>
          <w:rFonts w:hint="eastAsia"/>
          <w:sz w:val="21"/>
          <w:szCs w:val="21"/>
        </w:rPr>
        <w:t>DOI:</w:t>
      </w:r>
      <w:r>
        <w:rPr>
          <w:sz w:val="21"/>
          <w:szCs w:val="21"/>
        </w:rPr>
        <w:t xml:space="preserve"> </w:t>
      </w:r>
      <w:r>
        <w:rPr>
          <w:rFonts w:hint="eastAsia"/>
          <w:sz w:val="21"/>
          <w:szCs w:val="21"/>
        </w:rPr>
        <w:t>10.27517/</w:t>
      </w:r>
      <w:r>
        <w:rPr>
          <w:sz w:val="21"/>
          <w:szCs w:val="21"/>
        </w:rPr>
        <w:t xml:space="preserve"> </w:t>
      </w:r>
      <w:r>
        <w:rPr>
          <w:rFonts w:hint="eastAsia"/>
          <w:sz w:val="21"/>
          <w:szCs w:val="21"/>
        </w:rPr>
        <w:t>d.cnki.gzkju.2021.001365.</w:t>
      </w:r>
    </w:p>
    <w:p w14:paraId="6504D742">
      <w:pPr>
        <w:pStyle w:val="19"/>
        <w:spacing w:line="360" w:lineRule="auto"/>
        <w:rPr>
          <w:sz w:val="21"/>
          <w:szCs w:val="21"/>
        </w:rPr>
      </w:pPr>
      <w:r>
        <w:rPr>
          <w:rFonts w:hint="eastAsia"/>
          <w:sz w:val="21"/>
          <w:szCs w:val="21"/>
        </w:rPr>
        <w:t>[</w:t>
      </w:r>
      <w:r>
        <w:rPr>
          <w:sz w:val="21"/>
          <w:szCs w:val="21"/>
        </w:rPr>
        <w:t>39] P</w:t>
      </w:r>
      <w:r>
        <w:rPr>
          <w:rFonts w:hint="eastAsia"/>
          <w:sz w:val="21"/>
          <w:szCs w:val="21"/>
        </w:rPr>
        <w:t>an</w:t>
      </w:r>
      <w:r>
        <w:rPr>
          <w:sz w:val="21"/>
          <w:szCs w:val="21"/>
        </w:rPr>
        <w:t xml:space="preserve"> Y, S</w:t>
      </w:r>
      <w:r>
        <w:rPr>
          <w:rFonts w:hint="eastAsia"/>
          <w:sz w:val="21"/>
          <w:szCs w:val="21"/>
        </w:rPr>
        <w:t>hen</w:t>
      </w:r>
      <w:r>
        <w:rPr>
          <w:sz w:val="21"/>
          <w:szCs w:val="21"/>
        </w:rPr>
        <w:t xml:space="preserve"> P, S</w:t>
      </w:r>
      <w:r>
        <w:rPr>
          <w:rFonts w:hint="eastAsia"/>
          <w:sz w:val="21"/>
          <w:szCs w:val="21"/>
        </w:rPr>
        <w:t>hen</w:t>
      </w:r>
      <w:r>
        <w:rPr>
          <w:sz w:val="21"/>
          <w:szCs w:val="21"/>
        </w:rPr>
        <w:t xml:space="preserve"> L. S</w:t>
      </w:r>
      <w:r>
        <w:rPr>
          <w:rFonts w:hint="eastAsia"/>
          <w:sz w:val="21"/>
          <w:szCs w:val="21"/>
        </w:rPr>
        <w:t>peech</w:t>
      </w:r>
      <w:r>
        <w:rPr>
          <w:sz w:val="21"/>
          <w:szCs w:val="21"/>
        </w:rPr>
        <w:t xml:space="preserve"> emotion recognition using support vector machine [J]. International Journal of Smart Home, 2012,6(2):101-108</w:t>
      </w:r>
    </w:p>
    <w:p w14:paraId="41CCCDEB">
      <w:pPr>
        <w:pStyle w:val="19"/>
        <w:spacing w:line="360" w:lineRule="auto"/>
        <w:rPr>
          <w:sz w:val="21"/>
          <w:szCs w:val="21"/>
        </w:rPr>
      </w:pPr>
      <w:r>
        <w:rPr>
          <w:sz w:val="21"/>
          <w:szCs w:val="21"/>
        </w:rPr>
        <w:t>[40] Trigeorgis G, Ringeval F, Brueckner R, et al. Audio features? end-to-end speech emotion recognition using a deep convolutional recurrent network[C] 2016 IEEE international conference on acounstics, speech and signal processing(ICASSP). IEEE, 2016: 5200-5204.</w:t>
      </w:r>
    </w:p>
    <w:p w14:paraId="766B748F">
      <w:pPr>
        <w:pStyle w:val="19"/>
        <w:spacing w:line="360" w:lineRule="auto"/>
        <w:rPr>
          <w:sz w:val="21"/>
          <w:szCs w:val="21"/>
        </w:rPr>
      </w:pPr>
      <w:r>
        <w:rPr>
          <w:sz w:val="21"/>
          <w:szCs w:val="21"/>
        </w:rPr>
        <w:t xml:space="preserve">[41] </w:t>
      </w:r>
      <w:r>
        <w:rPr>
          <w:rFonts w:hint="eastAsia"/>
          <w:sz w:val="21"/>
          <w:szCs w:val="21"/>
        </w:rPr>
        <w:t>李楠. 基于多视觉目标融合的图像情感分类方法研究[D].北京交通大学,2018.</w:t>
      </w:r>
    </w:p>
    <w:p w14:paraId="65402E81">
      <w:pPr>
        <w:pStyle w:val="19"/>
        <w:spacing w:line="360" w:lineRule="auto"/>
        <w:rPr>
          <w:sz w:val="21"/>
          <w:szCs w:val="21"/>
        </w:rPr>
      </w:pPr>
      <w:r>
        <w:rPr>
          <w:sz w:val="21"/>
          <w:szCs w:val="21"/>
        </w:rPr>
        <w:t xml:space="preserve">[42] </w:t>
      </w:r>
      <w:r>
        <w:rPr>
          <w:rFonts w:hint="eastAsia"/>
          <w:sz w:val="21"/>
          <w:szCs w:val="21"/>
        </w:rPr>
        <w:t>He</w:t>
      </w:r>
      <w:r>
        <w:rPr>
          <w:sz w:val="21"/>
          <w:szCs w:val="21"/>
        </w:rPr>
        <w:t xml:space="preserve"> K, Zhang X, Ren S, et al. Deep Residual Learning for Image Recognition[C] IEEE Conference on Computer Vision and Pattern Recognition. IEEE Computer Society, 2016:770-778.</w:t>
      </w:r>
    </w:p>
    <w:p w14:paraId="054B40A9">
      <w:pPr>
        <w:pStyle w:val="19"/>
        <w:spacing w:line="360" w:lineRule="auto"/>
        <w:rPr>
          <w:sz w:val="21"/>
          <w:szCs w:val="21"/>
        </w:rPr>
      </w:pPr>
      <w:r>
        <w:rPr>
          <w:sz w:val="21"/>
          <w:szCs w:val="21"/>
        </w:rPr>
        <w:t xml:space="preserve">[43] </w:t>
      </w:r>
      <w:r>
        <w:rPr>
          <w:rFonts w:hint="eastAsia"/>
          <w:sz w:val="21"/>
          <w:szCs w:val="21"/>
        </w:rPr>
        <w:t>Qiu X, Sun T , Xu Y , et al. Pre-trained Models for Natural Language Processing: A Survey[J]. 中国科学：技术科学英文版, 2020, 63(10):26.</w:t>
      </w:r>
    </w:p>
    <w:p w14:paraId="16C61D54">
      <w:pPr>
        <w:pStyle w:val="19"/>
        <w:spacing w:line="360" w:lineRule="auto"/>
        <w:rPr>
          <w:sz w:val="21"/>
          <w:szCs w:val="21"/>
        </w:rPr>
      </w:pPr>
      <w:r>
        <w:rPr>
          <w:rFonts w:hint="eastAsia"/>
          <w:sz w:val="21"/>
          <w:szCs w:val="21"/>
        </w:rPr>
        <w:t>[</w:t>
      </w:r>
      <w:r>
        <w:rPr>
          <w:sz w:val="21"/>
          <w:szCs w:val="21"/>
        </w:rPr>
        <w:t>44]</w:t>
      </w:r>
      <w:r>
        <w:t xml:space="preserve"> </w:t>
      </w:r>
      <w:r>
        <w:rPr>
          <w:sz w:val="21"/>
          <w:szCs w:val="21"/>
        </w:rPr>
        <w:t>Mikolov T , Chen K , Corrado G , et al. Efficient Estimation of Word Representations in Vector Space[J]. Computer Science, 2013.</w:t>
      </w:r>
    </w:p>
    <w:p w14:paraId="17D8E230">
      <w:pPr>
        <w:pStyle w:val="19"/>
        <w:spacing w:line="360" w:lineRule="auto"/>
        <w:rPr>
          <w:sz w:val="21"/>
          <w:szCs w:val="21"/>
        </w:rPr>
      </w:pPr>
      <w:r>
        <w:rPr>
          <w:sz w:val="21"/>
          <w:szCs w:val="21"/>
        </w:rPr>
        <w:t>[45] Matthew E. Peters, Mark Neumann, Mohit Iyyer, Matt Gardner, Christopher Clark, Kenton Lee, and Luke Zettlemoyer. Deep contextualized word representations</w:t>
      </w:r>
      <w:r>
        <w:rPr>
          <w:rFonts w:hint="eastAsia"/>
          <w:sz w:val="21"/>
          <w:szCs w:val="21"/>
        </w:rPr>
        <w:t>[</w:t>
      </w:r>
      <w:r>
        <w:rPr>
          <w:sz w:val="21"/>
          <w:szCs w:val="21"/>
        </w:rPr>
        <w:t>C]. In NAACL-HLT, 2018.</w:t>
      </w:r>
    </w:p>
    <w:p w14:paraId="329D50F7">
      <w:pPr>
        <w:pStyle w:val="19"/>
        <w:spacing w:line="360" w:lineRule="auto"/>
        <w:rPr>
          <w:sz w:val="21"/>
          <w:szCs w:val="21"/>
        </w:rPr>
      </w:pPr>
      <w:r>
        <w:rPr>
          <w:sz w:val="21"/>
          <w:szCs w:val="21"/>
        </w:rPr>
        <w:t>[46] Howard J, Ruder S. Universal language model fine-tuning for text classification[C]. Meeting of the Association for Computational Linguistics, 2018: 328-339.</w:t>
      </w:r>
    </w:p>
    <w:p w14:paraId="16839501">
      <w:pPr>
        <w:pStyle w:val="19"/>
        <w:spacing w:line="360" w:lineRule="auto"/>
        <w:rPr>
          <w:sz w:val="21"/>
          <w:szCs w:val="21"/>
        </w:rPr>
      </w:pPr>
      <w:r>
        <w:rPr>
          <w:sz w:val="21"/>
          <w:szCs w:val="21"/>
        </w:rPr>
        <w:t xml:space="preserve">[47] </w:t>
      </w:r>
      <w:r>
        <w:rPr>
          <w:sz w:val="21"/>
          <w:szCs w:val="21"/>
        </w:rPr>
        <w:tab/>
      </w:r>
      <w:r>
        <w:rPr>
          <w:sz w:val="21"/>
          <w:szCs w:val="21"/>
        </w:rPr>
        <w:t>Bahdanau D, Cho K, Bengio Y, et al. Neural machine translation by jointly learning to align and translate[C]. International Conference on Learning Representations, 2015.</w:t>
      </w:r>
    </w:p>
    <w:p w14:paraId="3BACF17E">
      <w:pPr>
        <w:pStyle w:val="19"/>
        <w:spacing w:line="360" w:lineRule="auto"/>
        <w:rPr>
          <w:sz w:val="21"/>
          <w:szCs w:val="21"/>
        </w:rPr>
      </w:pPr>
      <w:r>
        <w:rPr>
          <w:sz w:val="21"/>
          <w:szCs w:val="21"/>
        </w:rPr>
        <w:t>[48] Sabour S., Frosst N., Hinton G. E. Dynamic Routing Between Capsules[OL]. arXiv preprint arXiv: 1710.09829, 2017. https://arxiv.org/pdf/1710.09829.pdf.</w:t>
      </w:r>
    </w:p>
    <w:p w14:paraId="207CB168">
      <w:pPr>
        <w:widowControl/>
        <w:jc w:val="left"/>
        <w:rPr>
          <w:rFonts w:eastAsia="黑体"/>
          <w:b/>
          <w:kern w:val="0"/>
          <w:szCs w:val="21"/>
        </w:rPr>
      </w:pPr>
      <w:bookmarkStart w:id="38" w:name="_Toc135816564"/>
      <w:r>
        <w:rPr>
          <w:rFonts w:eastAsia="黑体"/>
          <w:b/>
          <w:szCs w:val="21"/>
        </w:rPr>
        <w:br w:type="page"/>
      </w:r>
      <w:bookmarkEnd w:id="38"/>
      <w:bookmarkStart w:id="39" w:name="_Toc135816563"/>
    </w:p>
    <w:p w14:paraId="6AAE9AFA">
      <w:pPr>
        <w:pStyle w:val="19"/>
        <w:tabs>
          <w:tab w:val="clear" w:pos="4153"/>
          <w:tab w:val="clear" w:pos="8306"/>
        </w:tabs>
        <w:spacing w:line="360" w:lineRule="auto"/>
        <w:jc w:val="center"/>
        <w:outlineLvl w:val="0"/>
        <w:rPr>
          <w:rFonts w:eastAsia="黑体"/>
          <w:b/>
          <w:sz w:val="30"/>
          <w:szCs w:val="30"/>
        </w:rPr>
      </w:pPr>
      <w:bookmarkStart w:id="40" w:name="_Toc100932596"/>
      <w:r>
        <w:rPr>
          <w:rFonts w:eastAsia="黑体"/>
          <w:b/>
          <w:sz w:val="30"/>
          <w:szCs w:val="30"/>
        </w:rPr>
        <w:t>致谢</w:t>
      </w:r>
      <w:bookmarkEnd w:id="39"/>
      <w:bookmarkEnd w:id="40"/>
    </w:p>
    <w:p w14:paraId="06694FCF">
      <w:pPr>
        <w:pStyle w:val="19"/>
        <w:tabs>
          <w:tab w:val="clear" w:pos="4153"/>
          <w:tab w:val="clear" w:pos="8306"/>
        </w:tabs>
        <w:spacing w:line="360" w:lineRule="auto"/>
        <w:ind w:firstLine="420" w:firstLineChars="175"/>
      </w:pPr>
      <w:r>
        <w:tab/>
      </w:r>
      <w:r>
        <w:rPr>
          <w:rFonts w:hint="eastAsia"/>
        </w:rPr>
        <w:t>还未完成</w:t>
      </w:r>
    </w:p>
    <w:sectPr>
      <w:footerReference r:id="rId9" w:type="default"/>
      <w:pgSz w:w="11906" w:h="16838"/>
      <w:pgMar w:top="1418" w:right="1418" w:bottom="1134" w:left="1701"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个人用户" w:date="2022-04-15T22:37:00Z" w:initials="">
    <w:p w14:paraId="4A2A0515">
      <w:pPr>
        <w:pStyle w:val="12"/>
        <w:rPr>
          <w:rFonts w:hint="eastAsia"/>
        </w:rPr>
      </w:pPr>
      <w:r>
        <w:rPr>
          <w:rFonts w:hint="eastAsia"/>
        </w:rPr>
        <w:t>情感分类任务是通过</w:t>
      </w:r>
    </w:p>
  </w:comment>
  <w:comment w:id="1" w:author="个人用户" w:date="2022-04-16T17:54:00Z" w:initials="">
    <w:p w14:paraId="5354769B">
      <w:pPr>
        <w:pStyle w:val="12"/>
      </w:pPr>
      <w:r>
        <w:annotationRef/>
      </w:r>
    </w:p>
  </w:comment>
  <w:comment w:id="2" w:author="个人用户" w:date="2022-04-16T17:55:00Z" w:initials="">
    <w:p w14:paraId="7ED6DE41">
      <w:pPr>
        <w:pStyle w:val="12"/>
        <w:rPr>
          <w:rFonts w:hint="eastAsia"/>
        </w:rPr>
      </w:pPr>
      <w:r>
        <w:rPr>
          <w:rFonts w:hint="eastAsia"/>
        </w:rPr>
        <w:t>再做多一点分析，提升百分比计算有误</w:t>
      </w:r>
    </w:p>
  </w:comment>
  <w:comment w:id="3" w:author="个人用户" w:date="2022-04-16T18:07:00Z" w:initials="">
    <w:p w14:paraId="6C369941">
      <w:pPr>
        <w:pStyle w:val="12"/>
        <w:rPr>
          <w:rFonts w:hint="eastAsia"/>
        </w:rPr>
      </w:pPr>
      <w:r>
        <w:rPr>
          <w:rFonts w:hint="eastAsia"/>
        </w:rPr>
        <w:t>所有参考文献两端对齐</w:t>
      </w:r>
    </w:p>
  </w:comment>
  <w:comment w:id="4" w:author="个人用户" w:date="2022-04-16T18:07:00Z" w:initials="">
    <w:p w14:paraId="1E41E80B">
      <w:pPr>
        <w:pStyle w:val="12"/>
      </w:pPr>
      <w:r>
        <w:rPr>
          <w:rFonts w:hint="eastAsia"/>
        </w:rPr>
        <w:t>格式统一</w:t>
      </w:r>
    </w:p>
  </w:comment>
  <w:comment w:id="5" w:author="个人用户" w:date="2022-04-16T18:08:00Z" w:initials="">
    <w:p w14:paraId="2AC19EE8">
      <w:pPr>
        <w:pStyle w:val="12"/>
      </w:pPr>
      <w:r>
        <w:rPr>
          <w:rFonts w:hint="eastAsia"/>
        </w:rPr>
        <w:t>检查这些格式是否统一和规范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2A0515" w15:done="0"/>
  <w15:commentEx w15:paraId="5354769B" w15:done="0"/>
  <w15:commentEx w15:paraId="7ED6DE41" w15:done="0"/>
  <w15:commentEx w15:paraId="6C369941" w15:done="0"/>
  <w15:commentEx w15:paraId="1E41E80B" w15:done="0"/>
  <w15:commentEx w15:paraId="2AC19EE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entury">
    <w:panose1 w:val="02040604050505020304"/>
    <w:charset w:val="00"/>
    <w:family w:val="roman"/>
    <w:pitch w:val="default"/>
    <w:sig w:usb0="00000287" w:usb1="00000000" w:usb2="00000000" w:usb3="00000000" w:csb0="2000009F" w:csb1="DFD70000"/>
  </w:font>
  <w:font w:name="MS PMincho">
    <w:altName w:val="MS Gothic"/>
    <w:panose1 w:val="00000000000000000000"/>
    <w:charset w:val="80"/>
    <w:family w:val="roma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5B4DD">
    <w:pPr>
      <w:pStyle w:val="18"/>
      <w:ind w:right="12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C76AD">
    <w:pPr>
      <w:pStyle w:val="18"/>
      <w:jc w:val="center"/>
    </w:pPr>
    <w:r>
      <w:rPr>
        <w:rStyle w:val="31"/>
      </w:rPr>
      <w:fldChar w:fldCharType="begin"/>
    </w:r>
    <w:r>
      <w:rPr>
        <w:rStyle w:val="31"/>
      </w:rPr>
      <w:instrText xml:space="preserve"> PAGE </w:instrText>
    </w:r>
    <w:r>
      <w:rPr>
        <w:rStyle w:val="31"/>
      </w:rPr>
      <w:fldChar w:fldCharType="separate"/>
    </w:r>
    <w:r>
      <w:rPr>
        <w:rStyle w:val="31"/>
      </w:rPr>
      <w:t>II</w:t>
    </w:r>
    <w:r>
      <w:rPr>
        <w:rStyle w:val="3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172C9">
    <w:pPr>
      <w:pStyle w:val="18"/>
      <w:jc w:val="center"/>
    </w:pPr>
    <w:r>
      <w:rPr>
        <w:rStyle w:val="31"/>
      </w:rPr>
      <w:fldChar w:fldCharType="begin"/>
    </w:r>
    <w:r>
      <w:rPr>
        <w:rStyle w:val="31"/>
      </w:rPr>
      <w:instrText xml:space="preserve"> PAGE </w:instrText>
    </w:r>
    <w:r>
      <w:rPr>
        <w:rStyle w:val="31"/>
      </w:rPr>
      <w:fldChar w:fldCharType="separate"/>
    </w:r>
    <w:r>
      <w:rPr>
        <w:rStyle w:val="31"/>
      </w:rPr>
      <w:t>32</w:t>
    </w:r>
    <w:r>
      <w:rPr>
        <w:rStyle w:val="3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49DA3">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34EFE">
    <w:pPr>
      <w:pStyle w:val="19"/>
      <w:pBdr>
        <w:bottom w:val="single" w:color="auto" w:sz="4" w:space="1"/>
      </w:pBdr>
      <w:jc w:val="center"/>
      <w:rPr>
        <w:sz w:val="18"/>
        <w:szCs w:val="18"/>
      </w:rPr>
    </w:pPr>
    <w:r>
      <w:rPr>
        <w:rFonts w:hint="eastAsia"/>
        <w:sz w:val="18"/>
        <w:szCs w:val="18"/>
      </w:rPr>
      <w:t>毕业论文题目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B31699"/>
    <w:multiLevelType w:val="multilevel"/>
    <w:tmpl w:val="51B31699"/>
    <w:lvl w:ilvl="0" w:tentative="0">
      <w:start w:val="1"/>
      <w:numFmt w:val="chineseCountingThousand"/>
      <w:lvlText w:val="%1、"/>
      <w:lvlJc w:val="left"/>
      <w:pPr>
        <w:tabs>
          <w:tab w:val="left" w:pos="420"/>
        </w:tabs>
        <w:ind w:left="420" w:hanging="420"/>
      </w:pPr>
      <w:rPr>
        <w:rFonts w:hint="eastAsia" w:eastAsia="黑体"/>
        <w:b w:val="0"/>
        <w:i w:val="0"/>
        <w:sz w:val="24"/>
        <w:szCs w:val="24"/>
      </w:rPr>
    </w:lvl>
    <w:lvl w:ilvl="1" w:tentative="0">
      <w:start w:val="1"/>
      <w:numFmt w:val="none"/>
      <w:lvlText w:val="(二)"/>
      <w:lvlJc w:val="left"/>
      <w:pPr>
        <w:tabs>
          <w:tab w:val="left" w:pos="420"/>
        </w:tabs>
        <w:ind w:left="420" w:hanging="420"/>
      </w:pPr>
      <w:rPr>
        <w:rFonts w:hint="eastAsia" w:eastAsia="黑体"/>
        <w:b/>
        <w:i w:val="0"/>
        <w:sz w:val="24"/>
        <w:szCs w:val="24"/>
      </w:rPr>
    </w:lvl>
    <w:lvl w:ilvl="2" w:tentative="0">
      <w:start w:val="1"/>
      <w:numFmt w:val="decimal"/>
      <w:lvlText w:val="%3."/>
      <w:lvlJc w:val="left"/>
      <w:pPr>
        <w:tabs>
          <w:tab w:val="left" w:pos="780"/>
        </w:tabs>
        <w:ind w:left="780" w:hanging="420"/>
      </w:pPr>
      <w:rPr>
        <w:rFonts w:hint="eastAsia" w:eastAsia="黑体"/>
        <w:b w:val="0"/>
        <w:i w:val="0"/>
        <w:sz w:val="24"/>
        <w:szCs w:val="24"/>
      </w:rPr>
    </w:lvl>
    <w:lvl w:ilvl="3" w:tentative="0">
      <w:start w:val="1"/>
      <w:numFmt w:val="decimal"/>
      <w:lvlText w:val="%4)"/>
      <w:lvlJc w:val="left"/>
      <w:pPr>
        <w:tabs>
          <w:tab w:val="left" w:pos="420"/>
        </w:tabs>
        <w:ind w:left="420" w:hanging="420"/>
      </w:pPr>
      <w:rPr>
        <w:rFonts w:hint="eastAsia"/>
        <w:b w:val="0"/>
        <w:i w:val="0"/>
        <w:sz w:val="24"/>
        <w:szCs w:val="24"/>
      </w:rPr>
    </w:lvl>
    <w:lvl w:ilvl="4" w:tentative="0">
      <w:start w:val="1"/>
      <w:numFmt w:val="decimal"/>
      <w:pStyle w:val="6"/>
      <w:lvlText w:val="%1.%2.%3.%4.%5"/>
      <w:lvlJc w:val="left"/>
      <w:pPr>
        <w:tabs>
          <w:tab w:val="left" w:pos="1080"/>
        </w:tabs>
        <w:ind w:left="0" w:firstLine="0"/>
      </w:pPr>
      <w:rPr>
        <w:rFonts w:hint="eastAsia" w:ascii="宋体" w:hAnsi="宋体" w:eastAsia="宋体"/>
        <w:b w:val="0"/>
        <w:i w:val="0"/>
        <w:sz w:val="21"/>
      </w:rPr>
    </w:lvl>
    <w:lvl w:ilvl="5" w:tentative="0">
      <w:start w:val="1"/>
      <w:numFmt w:val="decimal"/>
      <w:pStyle w:val="7"/>
      <w:lvlText w:val="%1.%2.%3.%4.%5.%6"/>
      <w:lvlJc w:val="left"/>
      <w:pPr>
        <w:tabs>
          <w:tab w:val="left" w:pos="0"/>
        </w:tabs>
        <w:ind w:left="0" w:firstLine="0"/>
      </w:pPr>
      <w:rPr>
        <w:rFonts w:hint="eastAsia"/>
      </w:rPr>
    </w:lvl>
    <w:lvl w:ilvl="6" w:tentative="0">
      <w:start w:val="1"/>
      <w:numFmt w:val="decimal"/>
      <w:pStyle w:val="8"/>
      <w:lvlText w:val="%1.%2.%3.%4.%5.%6.%7"/>
      <w:lvlJc w:val="left"/>
      <w:pPr>
        <w:tabs>
          <w:tab w:val="left" w:pos="0"/>
        </w:tabs>
        <w:ind w:left="0" w:firstLine="0"/>
      </w:pPr>
      <w:rPr>
        <w:rFonts w:hint="eastAsia"/>
      </w:rPr>
    </w:lvl>
    <w:lvl w:ilvl="7" w:tentative="0">
      <w:start w:val="1"/>
      <w:numFmt w:val="decimal"/>
      <w:pStyle w:val="9"/>
      <w:lvlText w:val="%1.%2.%3.%4.%5.%6.%7.%8"/>
      <w:lvlJc w:val="left"/>
      <w:pPr>
        <w:tabs>
          <w:tab w:val="left" w:pos="0"/>
        </w:tabs>
        <w:ind w:left="0" w:firstLine="0"/>
      </w:pPr>
      <w:rPr>
        <w:rFonts w:hint="eastAsia"/>
      </w:rPr>
    </w:lvl>
    <w:lvl w:ilvl="8" w:tentative="0">
      <w:start w:val="1"/>
      <w:numFmt w:val="decimal"/>
      <w:pStyle w:val="10"/>
      <w:lvlText w:val="%1.%2.%3.%4.%5.%6.%7.%8.%9"/>
      <w:lvlJc w:val="left"/>
      <w:pPr>
        <w:tabs>
          <w:tab w:val="left" w:pos="0"/>
        </w:tabs>
        <w:ind w:left="0" w:firstLine="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个人用户">
    <w15:presenceInfo w15:providerId="Windows Live" w15:userId="a2a66685270071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9B1"/>
    <w:rsid w:val="00011705"/>
    <w:rsid w:val="00011F9C"/>
    <w:rsid w:val="00014658"/>
    <w:rsid w:val="00015784"/>
    <w:rsid w:val="000160A4"/>
    <w:rsid w:val="0001696C"/>
    <w:rsid w:val="0002113A"/>
    <w:rsid w:val="0003066B"/>
    <w:rsid w:val="00035A9B"/>
    <w:rsid w:val="00037C71"/>
    <w:rsid w:val="00047F45"/>
    <w:rsid w:val="00054FD7"/>
    <w:rsid w:val="00056F75"/>
    <w:rsid w:val="00061EA5"/>
    <w:rsid w:val="0006787B"/>
    <w:rsid w:val="00067BA6"/>
    <w:rsid w:val="00072266"/>
    <w:rsid w:val="00085C14"/>
    <w:rsid w:val="00094591"/>
    <w:rsid w:val="000945F6"/>
    <w:rsid w:val="00096492"/>
    <w:rsid w:val="00096A3C"/>
    <w:rsid w:val="00096AE0"/>
    <w:rsid w:val="000B3D1A"/>
    <w:rsid w:val="000C1EE3"/>
    <w:rsid w:val="000D3EFF"/>
    <w:rsid w:val="000E08B8"/>
    <w:rsid w:val="000E1DD9"/>
    <w:rsid w:val="000E5FA1"/>
    <w:rsid w:val="000E723B"/>
    <w:rsid w:val="000E7388"/>
    <w:rsid w:val="000F1847"/>
    <w:rsid w:val="000F35F8"/>
    <w:rsid w:val="00106BA8"/>
    <w:rsid w:val="00110670"/>
    <w:rsid w:val="001136EF"/>
    <w:rsid w:val="00113A6F"/>
    <w:rsid w:val="00116988"/>
    <w:rsid w:val="0011710B"/>
    <w:rsid w:val="00122A53"/>
    <w:rsid w:val="001230E1"/>
    <w:rsid w:val="00143FB5"/>
    <w:rsid w:val="001446A3"/>
    <w:rsid w:val="00147193"/>
    <w:rsid w:val="00147EDF"/>
    <w:rsid w:val="0015013F"/>
    <w:rsid w:val="00157D55"/>
    <w:rsid w:val="001609E6"/>
    <w:rsid w:val="00173C25"/>
    <w:rsid w:val="00174759"/>
    <w:rsid w:val="00176FB9"/>
    <w:rsid w:val="001853D9"/>
    <w:rsid w:val="00185433"/>
    <w:rsid w:val="001944A3"/>
    <w:rsid w:val="001A553C"/>
    <w:rsid w:val="001A6687"/>
    <w:rsid w:val="001D6CF0"/>
    <w:rsid w:val="001E6780"/>
    <w:rsid w:val="001F6B89"/>
    <w:rsid w:val="001F7F06"/>
    <w:rsid w:val="00214156"/>
    <w:rsid w:val="00214FFB"/>
    <w:rsid w:val="002158CE"/>
    <w:rsid w:val="002174D3"/>
    <w:rsid w:val="00220F0E"/>
    <w:rsid w:val="00227BCA"/>
    <w:rsid w:val="0023116C"/>
    <w:rsid w:val="00231196"/>
    <w:rsid w:val="00234F16"/>
    <w:rsid w:val="002366CF"/>
    <w:rsid w:val="00241E63"/>
    <w:rsid w:val="0024591C"/>
    <w:rsid w:val="00250946"/>
    <w:rsid w:val="00254560"/>
    <w:rsid w:val="002560A3"/>
    <w:rsid w:val="00256475"/>
    <w:rsid w:val="00262728"/>
    <w:rsid w:val="00265094"/>
    <w:rsid w:val="002720EA"/>
    <w:rsid w:val="002725DA"/>
    <w:rsid w:val="002774FF"/>
    <w:rsid w:val="0027760E"/>
    <w:rsid w:val="00284DA4"/>
    <w:rsid w:val="0029311A"/>
    <w:rsid w:val="00296191"/>
    <w:rsid w:val="002A09A1"/>
    <w:rsid w:val="002B4BDD"/>
    <w:rsid w:val="002B5257"/>
    <w:rsid w:val="002B6EA7"/>
    <w:rsid w:val="002C107A"/>
    <w:rsid w:val="002C5356"/>
    <w:rsid w:val="002E187F"/>
    <w:rsid w:val="002E5903"/>
    <w:rsid w:val="002F17A1"/>
    <w:rsid w:val="002F7DCC"/>
    <w:rsid w:val="00300FA0"/>
    <w:rsid w:val="003020F4"/>
    <w:rsid w:val="00303C06"/>
    <w:rsid w:val="0030527E"/>
    <w:rsid w:val="00311F66"/>
    <w:rsid w:val="003125A5"/>
    <w:rsid w:val="0031594E"/>
    <w:rsid w:val="003175B4"/>
    <w:rsid w:val="0032708B"/>
    <w:rsid w:val="00335EF7"/>
    <w:rsid w:val="0033632F"/>
    <w:rsid w:val="00336333"/>
    <w:rsid w:val="00336B23"/>
    <w:rsid w:val="00337F6F"/>
    <w:rsid w:val="003553E3"/>
    <w:rsid w:val="00363BEA"/>
    <w:rsid w:val="00392350"/>
    <w:rsid w:val="003A12DE"/>
    <w:rsid w:val="003A313F"/>
    <w:rsid w:val="003A4750"/>
    <w:rsid w:val="003A7807"/>
    <w:rsid w:val="003B2691"/>
    <w:rsid w:val="003B4772"/>
    <w:rsid w:val="003D016F"/>
    <w:rsid w:val="003D4FFD"/>
    <w:rsid w:val="003D51CF"/>
    <w:rsid w:val="003E15D3"/>
    <w:rsid w:val="003E3664"/>
    <w:rsid w:val="003F38AF"/>
    <w:rsid w:val="003F4AB3"/>
    <w:rsid w:val="003F5BB8"/>
    <w:rsid w:val="003F5FF6"/>
    <w:rsid w:val="003F6062"/>
    <w:rsid w:val="003F67B8"/>
    <w:rsid w:val="00403036"/>
    <w:rsid w:val="00410D8F"/>
    <w:rsid w:val="004111B8"/>
    <w:rsid w:val="004131BB"/>
    <w:rsid w:val="004200DD"/>
    <w:rsid w:val="00423C9F"/>
    <w:rsid w:val="00426CF0"/>
    <w:rsid w:val="00431EAB"/>
    <w:rsid w:val="00433F75"/>
    <w:rsid w:val="0043696C"/>
    <w:rsid w:val="00440BC4"/>
    <w:rsid w:val="004479F8"/>
    <w:rsid w:val="0045134E"/>
    <w:rsid w:val="00457853"/>
    <w:rsid w:val="00461338"/>
    <w:rsid w:val="0046478A"/>
    <w:rsid w:val="004729C8"/>
    <w:rsid w:val="004739FA"/>
    <w:rsid w:val="00474794"/>
    <w:rsid w:val="004937C4"/>
    <w:rsid w:val="00495E31"/>
    <w:rsid w:val="004A30ED"/>
    <w:rsid w:val="004B2A41"/>
    <w:rsid w:val="004C506B"/>
    <w:rsid w:val="004D0074"/>
    <w:rsid w:val="004D0E77"/>
    <w:rsid w:val="004D2330"/>
    <w:rsid w:val="004D3E66"/>
    <w:rsid w:val="004E196A"/>
    <w:rsid w:val="004E7CB0"/>
    <w:rsid w:val="004F7F83"/>
    <w:rsid w:val="00501183"/>
    <w:rsid w:val="005123ED"/>
    <w:rsid w:val="00512FA0"/>
    <w:rsid w:val="00513D2A"/>
    <w:rsid w:val="005236BE"/>
    <w:rsid w:val="00530BF6"/>
    <w:rsid w:val="0053495A"/>
    <w:rsid w:val="00535EF0"/>
    <w:rsid w:val="00541FDE"/>
    <w:rsid w:val="00544EDE"/>
    <w:rsid w:val="005559D4"/>
    <w:rsid w:val="005577FE"/>
    <w:rsid w:val="00573AD5"/>
    <w:rsid w:val="00574F5E"/>
    <w:rsid w:val="0058591B"/>
    <w:rsid w:val="005866F8"/>
    <w:rsid w:val="00586A38"/>
    <w:rsid w:val="005A11CE"/>
    <w:rsid w:val="005A69F1"/>
    <w:rsid w:val="005B02DA"/>
    <w:rsid w:val="005B13FC"/>
    <w:rsid w:val="005B4AB1"/>
    <w:rsid w:val="005C23E3"/>
    <w:rsid w:val="005C563C"/>
    <w:rsid w:val="005D130C"/>
    <w:rsid w:val="005D1CAE"/>
    <w:rsid w:val="005E08F0"/>
    <w:rsid w:val="005E1B37"/>
    <w:rsid w:val="005E5EC9"/>
    <w:rsid w:val="005E7675"/>
    <w:rsid w:val="005F02DE"/>
    <w:rsid w:val="005F29D3"/>
    <w:rsid w:val="005F5FF5"/>
    <w:rsid w:val="00604756"/>
    <w:rsid w:val="00616EC9"/>
    <w:rsid w:val="00621408"/>
    <w:rsid w:val="00621D24"/>
    <w:rsid w:val="006310DE"/>
    <w:rsid w:val="00635678"/>
    <w:rsid w:val="00640D2A"/>
    <w:rsid w:val="006418B2"/>
    <w:rsid w:val="00645F93"/>
    <w:rsid w:val="006564E4"/>
    <w:rsid w:val="00657BD8"/>
    <w:rsid w:val="00670ECB"/>
    <w:rsid w:val="00671FAC"/>
    <w:rsid w:val="00672A38"/>
    <w:rsid w:val="00695AC0"/>
    <w:rsid w:val="006964B5"/>
    <w:rsid w:val="00696D6D"/>
    <w:rsid w:val="006A23F8"/>
    <w:rsid w:val="006A48F5"/>
    <w:rsid w:val="006B5D98"/>
    <w:rsid w:val="006B5F4B"/>
    <w:rsid w:val="006C1F0D"/>
    <w:rsid w:val="006C25E5"/>
    <w:rsid w:val="006C3AF0"/>
    <w:rsid w:val="006D13FF"/>
    <w:rsid w:val="006D25F2"/>
    <w:rsid w:val="006D2B38"/>
    <w:rsid w:val="006D3412"/>
    <w:rsid w:val="006D3D8D"/>
    <w:rsid w:val="006D7EA6"/>
    <w:rsid w:val="006E087A"/>
    <w:rsid w:val="006F590B"/>
    <w:rsid w:val="006F601E"/>
    <w:rsid w:val="00704E12"/>
    <w:rsid w:val="00712A97"/>
    <w:rsid w:val="00714642"/>
    <w:rsid w:val="007221D5"/>
    <w:rsid w:val="00727CC2"/>
    <w:rsid w:val="007302F6"/>
    <w:rsid w:val="00730577"/>
    <w:rsid w:val="007444B2"/>
    <w:rsid w:val="00751153"/>
    <w:rsid w:val="007738D5"/>
    <w:rsid w:val="00777465"/>
    <w:rsid w:val="00777A8F"/>
    <w:rsid w:val="00777AB5"/>
    <w:rsid w:val="007816C4"/>
    <w:rsid w:val="007839B1"/>
    <w:rsid w:val="00784158"/>
    <w:rsid w:val="00790D5C"/>
    <w:rsid w:val="007B608A"/>
    <w:rsid w:val="007C3F49"/>
    <w:rsid w:val="007C58AA"/>
    <w:rsid w:val="007D272F"/>
    <w:rsid w:val="007E3F64"/>
    <w:rsid w:val="007E687C"/>
    <w:rsid w:val="007F1C8D"/>
    <w:rsid w:val="007F339D"/>
    <w:rsid w:val="007F7D99"/>
    <w:rsid w:val="00801FE1"/>
    <w:rsid w:val="008158D4"/>
    <w:rsid w:val="008159C8"/>
    <w:rsid w:val="00817A52"/>
    <w:rsid w:val="00821EBD"/>
    <w:rsid w:val="00822ED2"/>
    <w:rsid w:val="0082506E"/>
    <w:rsid w:val="008307DB"/>
    <w:rsid w:val="00831C29"/>
    <w:rsid w:val="00833835"/>
    <w:rsid w:val="00836468"/>
    <w:rsid w:val="00843468"/>
    <w:rsid w:val="00855B61"/>
    <w:rsid w:val="00857067"/>
    <w:rsid w:val="00860E58"/>
    <w:rsid w:val="008672B4"/>
    <w:rsid w:val="00867B12"/>
    <w:rsid w:val="00870F7B"/>
    <w:rsid w:val="00876495"/>
    <w:rsid w:val="00880D87"/>
    <w:rsid w:val="008816FF"/>
    <w:rsid w:val="00882CF7"/>
    <w:rsid w:val="00890319"/>
    <w:rsid w:val="008911A2"/>
    <w:rsid w:val="008911F2"/>
    <w:rsid w:val="00892A11"/>
    <w:rsid w:val="00892D6F"/>
    <w:rsid w:val="00894A8D"/>
    <w:rsid w:val="00897DFB"/>
    <w:rsid w:val="008A08AD"/>
    <w:rsid w:val="008A377F"/>
    <w:rsid w:val="008A6524"/>
    <w:rsid w:val="008A66B5"/>
    <w:rsid w:val="008B3858"/>
    <w:rsid w:val="008B4BFE"/>
    <w:rsid w:val="008B713C"/>
    <w:rsid w:val="008C1A3E"/>
    <w:rsid w:val="008D52B0"/>
    <w:rsid w:val="008E139E"/>
    <w:rsid w:val="008E1BDE"/>
    <w:rsid w:val="008E5006"/>
    <w:rsid w:val="008F0C59"/>
    <w:rsid w:val="008F0C5C"/>
    <w:rsid w:val="008F234B"/>
    <w:rsid w:val="00902030"/>
    <w:rsid w:val="0090439E"/>
    <w:rsid w:val="009101C0"/>
    <w:rsid w:val="009131D6"/>
    <w:rsid w:val="0091482D"/>
    <w:rsid w:val="00923ECD"/>
    <w:rsid w:val="00930B6C"/>
    <w:rsid w:val="00937804"/>
    <w:rsid w:val="00941796"/>
    <w:rsid w:val="00942709"/>
    <w:rsid w:val="00952971"/>
    <w:rsid w:val="00954A00"/>
    <w:rsid w:val="00960AEB"/>
    <w:rsid w:val="0097088D"/>
    <w:rsid w:val="00971DF1"/>
    <w:rsid w:val="00974E64"/>
    <w:rsid w:val="00981166"/>
    <w:rsid w:val="009847F9"/>
    <w:rsid w:val="0098678D"/>
    <w:rsid w:val="00986BBA"/>
    <w:rsid w:val="00986BEC"/>
    <w:rsid w:val="00991871"/>
    <w:rsid w:val="009A2F74"/>
    <w:rsid w:val="009A5BE1"/>
    <w:rsid w:val="009C492D"/>
    <w:rsid w:val="009C7E26"/>
    <w:rsid w:val="009C7FB8"/>
    <w:rsid w:val="009D35B4"/>
    <w:rsid w:val="009D3967"/>
    <w:rsid w:val="009D6546"/>
    <w:rsid w:val="009E45F9"/>
    <w:rsid w:val="009F1C24"/>
    <w:rsid w:val="009F6DBA"/>
    <w:rsid w:val="00A021F6"/>
    <w:rsid w:val="00A15B3D"/>
    <w:rsid w:val="00A275FB"/>
    <w:rsid w:val="00A34108"/>
    <w:rsid w:val="00A34F45"/>
    <w:rsid w:val="00A45DD7"/>
    <w:rsid w:val="00A46AFC"/>
    <w:rsid w:val="00A470A0"/>
    <w:rsid w:val="00A50FE8"/>
    <w:rsid w:val="00A5265C"/>
    <w:rsid w:val="00A54307"/>
    <w:rsid w:val="00A56BB6"/>
    <w:rsid w:val="00A57F6E"/>
    <w:rsid w:val="00A6599E"/>
    <w:rsid w:val="00A67BC3"/>
    <w:rsid w:val="00A73552"/>
    <w:rsid w:val="00A82C51"/>
    <w:rsid w:val="00A91A67"/>
    <w:rsid w:val="00A94088"/>
    <w:rsid w:val="00A95A23"/>
    <w:rsid w:val="00AA437A"/>
    <w:rsid w:val="00AA563E"/>
    <w:rsid w:val="00AA64CE"/>
    <w:rsid w:val="00AC04BF"/>
    <w:rsid w:val="00AC3A8F"/>
    <w:rsid w:val="00AC79B2"/>
    <w:rsid w:val="00AD4AFB"/>
    <w:rsid w:val="00AE0863"/>
    <w:rsid w:val="00AF70B2"/>
    <w:rsid w:val="00AF71B5"/>
    <w:rsid w:val="00B000BC"/>
    <w:rsid w:val="00B02539"/>
    <w:rsid w:val="00B074B0"/>
    <w:rsid w:val="00B12E87"/>
    <w:rsid w:val="00B324F6"/>
    <w:rsid w:val="00B42E13"/>
    <w:rsid w:val="00B47E16"/>
    <w:rsid w:val="00B6364C"/>
    <w:rsid w:val="00B64127"/>
    <w:rsid w:val="00B81619"/>
    <w:rsid w:val="00B82013"/>
    <w:rsid w:val="00B93D0E"/>
    <w:rsid w:val="00B97355"/>
    <w:rsid w:val="00BA5275"/>
    <w:rsid w:val="00BB2743"/>
    <w:rsid w:val="00BB320C"/>
    <w:rsid w:val="00BB37B1"/>
    <w:rsid w:val="00BC3392"/>
    <w:rsid w:val="00BC3F95"/>
    <w:rsid w:val="00BC4738"/>
    <w:rsid w:val="00BE10BE"/>
    <w:rsid w:val="00BE217F"/>
    <w:rsid w:val="00BE78E8"/>
    <w:rsid w:val="00BF3731"/>
    <w:rsid w:val="00BF4156"/>
    <w:rsid w:val="00BF5229"/>
    <w:rsid w:val="00C0463F"/>
    <w:rsid w:val="00C05460"/>
    <w:rsid w:val="00C055D7"/>
    <w:rsid w:val="00C104D8"/>
    <w:rsid w:val="00C105E2"/>
    <w:rsid w:val="00C1082E"/>
    <w:rsid w:val="00C122BC"/>
    <w:rsid w:val="00C123D9"/>
    <w:rsid w:val="00C1478E"/>
    <w:rsid w:val="00C242C6"/>
    <w:rsid w:val="00C32959"/>
    <w:rsid w:val="00C37982"/>
    <w:rsid w:val="00C43A3B"/>
    <w:rsid w:val="00C44546"/>
    <w:rsid w:val="00C53B81"/>
    <w:rsid w:val="00C63CBC"/>
    <w:rsid w:val="00C67657"/>
    <w:rsid w:val="00C67813"/>
    <w:rsid w:val="00C815FF"/>
    <w:rsid w:val="00C81B0C"/>
    <w:rsid w:val="00C81DDA"/>
    <w:rsid w:val="00C87574"/>
    <w:rsid w:val="00C90CE6"/>
    <w:rsid w:val="00C9501A"/>
    <w:rsid w:val="00C969E6"/>
    <w:rsid w:val="00CA18A7"/>
    <w:rsid w:val="00CA49AE"/>
    <w:rsid w:val="00CA4F0E"/>
    <w:rsid w:val="00CB2D78"/>
    <w:rsid w:val="00CB3A80"/>
    <w:rsid w:val="00CB4016"/>
    <w:rsid w:val="00CB6E91"/>
    <w:rsid w:val="00CD12E7"/>
    <w:rsid w:val="00CD6305"/>
    <w:rsid w:val="00CE2D5D"/>
    <w:rsid w:val="00CF3C79"/>
    <w:rsid w:val="00CF7FF2"/>
    <w:rsid w:val="00D0663A"/>
    <w:rsid w:val="00D17DCA"/>
    <w:rsid w:val="00D210FA"/>
    <w:rsid w:val="00D25A3E"/>
    <w:rsid w:val="00D32764"/>
    <w:rsid w:val="00D37A93"/>
    <w:rsid w:val="00D4050E"/>
    <w:rsid w:val="00D43596"/>
    <w:rsid w:val="00D5027A"/>
    <w:rsid w:val="00D51347"/>
    <w:rsid w:val="00D54AF7"/>
    <w:rsid w:val="00D55EE3"/>
    <w:rsid w:val="00D578CD"/>
    <w:rsid w:val="00D7006F"/>
    <w:rsid w:val="00D727BD"/>
    <w:rsid w:val="00D73EF5"/>
    <w:rsid w:val="00D778C5"/>
    <w:rsid w:val="00D80761"/>
    <w:rsid w:val="00D926BD"/>
    <w:rsid w:val="00D967D7"/>
    <w:rsid w:val="00DA1F13"/>
    <w:rsid w:val="00DA350C"/>
    <w:rsid w:val="00DA5E6D"/>
    <w:rsid w:val="00DB0E8B"/>
    <w:rsid w:val="00DB463C"/>
    <w:rsid w:val="00DC1472"/>
    <w:rsid w:val="00DC2AD9"/>
    <w:rsid w:val="00DC3F60"/>
    <w:rsid w:val="00DC5238"/>
    <w:rsid w:val="00DC5741"/>
    <w:rsid w:val="00DC6EC4"/>
    <w:rsid w:val="00DD0C5A"/>
    <w:rsid w:val="00DD7D94"/>
    <w:rsid w:val="00DE29E4"/>
    <w:rsid w:val="00DE59DF"/>
    <w:rsid w:val="00DE74EE"/>
    <w:rsid w:val="00DF75FC"/>
    <w:rsid w:val="00E008D7"/>
    <w:rsid w:val="00E0217E"/>
    <w:rsid w:val="00E021FF"/>
    <w:rsid w:val="00E14F9F"/>
    <w:rsid w:val="00E153FB"/>
    <w:rsid w:val="00E174F3"/>
    <w:rsid w:val="00E256E3"/>
    <w:rsid w:val="00E323C9"/>
    <w:rsid w:val="00E35E33"/>
    <w:rsid w:val="00E43139"/>
    <w:rsid w:val="00E45C99"/>
    <w:rsid w:val="00E60918"/>
    <w:rsid w:val="00E6414A"/>
    <w:rsid w:val="00E654D7"/>
    <w:rsid w:val="00E738B1"/>
    <w:rsid w:val="00E75603"/>
    <w:rsid w:val="00EA37F2"/>
    <w:rsid w:val="00EA4CA1"/>
    <w:rsid w:val="00EA5565"/>
    <w:rsid w:val="00EB13C2"/>
    <w:rsid w:val="00EB1DB1"/>
    <w:rsid w:val="00EB4378"/>
    <w:rsid w:val="00EB70BF"/>
    <w:rsid w:val="00EC14E0"/>
    <w:rsid w:val="00EC67F8"/>
    <w:rsid w:val="00ED0C89"/>
    <w:rsid w:val="00ED45CE"/>
    <w:rsid w:val="00ED48BE"/>
    <w:rsid w:val="00ED4D73"/>
    <w:rsid w:val="00EF0349"/>
    <w:rsid w:val="00EF1E01"/>
    <w:rsid w:val="00EF59DE"/>
    <w:rsid w:val="00F00768"/>
    <w:rsid w:val="00F007F4"/>
    <w:rsid w:val="00F24360"/>
    <w:rsid w:val="00F24E02"/>
    <w:rsid w:val="00F25BA5"/>
    <w:rsid w:val="00F30C48"/>
    <w:rsid w:val="00F33094"/>
    <w:rsid w:val="00F3574E"/>
    <w:rsid w:val="00F45E27"/>
    <w:rsid w:val="00F4662D"/>
    <w:rsid w:val="00F56DBA"/>
    <w:rsid w:val="00F571D5"/>
    <w:rsid w:val="00F60F64"/>
    <w:rsid w:val="00F626A4"/>
    <w:rsid w:val="00F65B39"/>
    <w:rsid w:val="00F710D9"/>
    <w:rsid w:val="00F75BFF"/>
    <w:rsid w:val="00F75C64"/>
    <w:rsid w:val="00F76D84"/>
    <w:rsid w:val="00F777D5"/>
    <w:rsid w:val="00F82442"/>
    <w:rsid w:val="00F82E80"/>
    <w:rsid w:val="00F84DB9"/>
    <w:rsid w:val="00F91C16"/>
    <w:rsid w:val="00F93987"/>
    <w:rsid w:val="00F943EE"/>
    <w:rsid w:val="00F95AF5"/>
    <w:rsid w:val="00FA5426"/>
    <w:rsid w:val="00FC4AF7"/>
    <w:rsid w:val="00FC4E66"/>
    <w:rsid w:val="00FC6B5C"/>
    <w:rsid w:val="00FC7050"/>
    <w:rsid w:val="00FD56C4"/>
    <w:rsid w:val="00FE4AA4"/>
    <w:rsid w:val="00FE4D02"/>
    <w:rsid w:val="00FF1172"/>
    <w:rsid w:val="00FF461D"/>
    <w:rsid w:val="00FF6A4E"/>
    <w:rsid w:val="0CC77267"/>
    <w:rsid w:val="10472EC0"/>
    <w:rsid w:val="16E24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before="120" w:after="60" w:line="360" w:lineRule="auto"/>
      <w:jc w:val="left"/>
      <w:outlineLvl w:val="0"/>
    </w:pPr>
    <w:rPr>
      <w:rFonts w:ascii="Arial" w:hAnsi="Arial"/>
      <w:b/>
      <w:kern w:val="0"/>
      <w:szCs w:val="2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numPr>
        <w:ilvl w:val="4"/>
        <w:numId w:val="1"/>
      </w:numPr>
      <w:spacing w:before="240" w:after="60" w:line="360" w:lineRule="auto"/>
      <w:jc w:val="left"/>
      <w:outlineLvl w:val="4"/>
    </w:pPr>
    <w:rPr>
      <w:rFonts w:ascii="Arial" w:hAnsi="Arial"/>
      <w:kern w:val="0"/>
      <w:sz w:val="22"/>
      <w:szCs w:val="20"/>
    </w:rPr>
  </w:style>
  <w:style w:type="paragraph" w:styleId="7">
    <w:name w:val="heading 6"/>
    <w:basedOn w:val="1"/>
    <w:next w:val="1"/>
    <w:qFormat/>
    <w:uiPriority w:val="0"/>
    <w:pPr>
      <w:numPr>
        <w:ilvl w:val="5"/>
        <w:numId w:val="1"/>
      </w:numPr>
      <w:spacing w:before="240" w:after="60" w:line="360" w:lineRule="auto"/>
      <w:jc w:val="left"/>
      <w:outlineLvl w:val="5"/>
    </w:pPr>
    <w:rPr>
      <w:rFonts w:ascii="Arial" w:hAnsi="Arial"/>
      <w:i/>
      <w:kern w:val="0"/>
      <w:sz w:val="22"/>
      <w:szCs w:val="20"/>
    </w:rPr>
  </w:style>
  <w:style w:type="paragraph" w:styleId="8">
    <w:name w:val="heading 7"/>
    <w:basedOn w:val="1"/>
    <w:next w:val="1"/>
    <w:qFormat/>
    <w:uiPriority w:val="0"/>
    <w:pPr>
      <w:numPr>
        <w:ilvl w:val="6"/>
        <w:numId w:val="1"/>
      </w:numPr>
      <w:spacing w:before="240" w:after="60" w:line="360" w:lineRule="auto"/>
      <w:jc w:val="left"/>
      <w:outlineLvl w:val="6"/>
    </w:pPr>
    <w:rPr>
      <w:rFonts w:ascii="Arial" w:hAnsi="Arial"/>
      <w:kern w:val="0"/>
      <w:szCs w:val="20"/>
    </w:rPr>
  </w:style>
  <w:style w:type="paragraph" w:styleId="9">
    <w:name w:val="heading 8"/>
    <w:basedOn w:val="1"/>
    <w:next w:val="1"/>
    <w:qFormat/>
    <w:uiPriority w:val="0"/>
    <w:pPr>
      <w:numPr>
        <w:ilvl w:val="7"/>
        <w:numId w:val="1"/>
      </w:numPr>
      <w:spacing w:before="240" w:after="60" w:line="360" w:lineRule="auto"/>
      <w:jc w:val="left"/>
      <w:outlineLvl w:val="7"/>
    </w:pPr>
    <w:rPr>
      <w:rFonts w:ascii="Arial" w:hAnsi="Arial"/>
      <w:i/>
      <w:kern w:val="0"/>
      <w:szCs w:val="20"/>
    </w:rPr>
  </w:style>
  <w:style w:type="paragraph" w:styleId="10">
    <w:name w:val="heading 9"/>
    <w:basedOn w:val="1"/>
    <w:next w:val="1"/>
    <w:qFormat/>
    <w:uiPriority w:val="0"/>
    <w:pPr>
      <w:numPr>
        <w:ilvl w:val="8"/>
        <w:numId w:val="1"/>
      </w:numPr>
      <w:spacing w:before="240" w:after="60" w:line="360" w:lineRule="auto"/>
      <w:jc w:val="left"/>
      <w:outlineLvl w:val="8"/>
    </w:pPr>
    <w:rPr>
      <w:rFonts w:ascii="Arial" w:hAnsi="Arial"/>
      <w:b/>
      <w:i/>
      <w:kern w:val="0"/>
      <w:sz w:val="18"/>
      <w:szCs w:val="20"/>
    </w:rPr>
  </w:style>
  <w:style w:type="character" w:default="1" w:styleId="28">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style>
  <w:style w:type="paragraph" w:styleId="12">
    <w:name w:val="annotation text"/>
    <w:basedOn w:val="1"/>
    <w:link w:val="37"/>
    <w:uiPriority w:val="0"/>
    <w:pPr>
      <w:jc w:val="left"/>
    </w:pPr>
  </w:style>
  <w:style w:type="paragraph" w:styleId="13">
    <w:name w:val="Body Text"/>
    <w:basedOn w:val="1"/>
    <w:uiPriority w:val="0"/>
    <w:rPr>
      <w:rFonts w:ascii="Century" w:hAnsi="Century" w:eastAsia="MS PMincho"/>
      <w:lang w:eastAsia="ja-JP"/>
    </w:rPr>
  </w:style>
  <w:style w:type="paragraph" w:styleId="14">
    <w:name w:val="toc 3"/>
    <w:basedOn w:val="1"/>
    <w:next w:val="1"/>
    <w:autoRedefine/>
    <w:semiHidden/>
    <w:uiPriority w:val="0"/>
    <w:pPr>
      <w:ind w:left="480"/>
      <w:jc w:val="left"/>
    </w:pPr>
    <w:rPr>
      <w:i/>
      <w:iCs/>
      <w:sz w:val="20"/>
      <w:szCs w:val="20"/>
    </w:rPr>
  </w:style>
  <w:style w:type="paragraph" w:styleId="15">
    <w:name w:val="Date"/>
    <w:basedOn w:val="1"/>
    <w:next w:val="1"/>
    <w:uiPriority w:val="0"/>
    <w:rPr>
      <w:sz w:val="28"/>
      <w:szCs w:val="20"/>
    </w:rPr>
  </w:style>
  <w:style w:type="paragraph" w:styleId="16">
    <w:name w:val="endnote text"/>
    <w:basedOn w:val="1"/>
    <w:link w:val="40"/>
    <w:uiPriority w:val="0"/>
    <w:pPr>
      <w:snapToGrid w:val="0"/>
      <w:jc w:val="left"/>
    </w:pPr>
  </w:style>
  <w:style w:type="paragraph" w:styleId="17">
    <w:name w:val="Balloon Text"/>
    <w:basedOn w:val="1"/>
    <w:semiHidden/>
    <w:uiPriority w:val="0"/>
    <w:rPr>
      <w:sz w:val="18"/>
      <w:szCs w:val="18"/>
    </w:rPr>
  </w:style>
  <w:style w:type="paragraph" w:styleId="18">
    <w:name w:val="footer"/>
    <w:basedOn w:val="1"/>
    <w:uiPriority w:val="0"/>
    <w:pPr>
      <w:tabs>
        <w:tab w:val="center" w:pos="4153"/>
        <w:tab w:val="right" w:pos="8306"/>
      </w:tabs>
      <w:snapToGrid w:val="0"/>
      <w:jc w:val="left"/>
    </w:pPr>
    <w:rPr>
      <w:sz w:val="18"/>
      <w:szCs w:val="18"/>
    </w:rPr>
  </w:style>
  <w:style w:type="paragraph" w:styleId="19">
    <w:name w:val="header"/>
    <w:basedOn w:val="1"/>
    <w:uiPriority w:val="0"/>
    <w:pPr>
      <w:widowControl/>
      <w:tabs>
        <w:tab w:val="center" w:pos="4153"/>
        <w:tab w:val="right" w:pos="8306"/>
      </w:tabs>
      <w:jc w:val="left"/>
    </w:pPr>
    <w:rPr>
      <w:kern w:val="0"/>
      <w:sz w:val="24"/>
    </w:rPr>
  </w:style>
  <w:style w:type="paragraph" w:styleId="20">
    <w:name w:val="toc 1"/>
    <w:basedOn w:val="1"/>
    <w:next w:val="1"/>
    <w:autoRedefine/>
    <w:uiPriority w:val="39"/>
    <w:pPr>
      <w:tabs>
        <w:tab w:val="right" w:leader="dot" w:pos="8777"/>
      </w:tabs>
      <w:spacing w:before="120" w:after="120"/>
      <w:jc w:val="center"/>
    </w:pPr>
    <w:rPr>
      <w:rFonts w:eastAsia="黑体"/>
      <w:b/>
      <w:bCs/>
      <w:caps/>
      <w:kern w:val="0"/>
      <w:sz w:val="20"/>
      <w:szCs w:val="20"/>
    </w:rPr>
  </w:style>
  <w:style w:type="paragraph" w:styleId="21">
    <w:name w:val="footnote text"/>
    <w:basedOn w:val="1"/>
    <w:link w:val="39"/>
    <w:uiPriority w:val="0"/>
    <w:pPr>
      <w:snapToGrid w:val="0"/>
      <w:jc w:val="left"/>
    </w:pPr>
    <w:rPr>
      <w:sz w:val="18"/>
      <w:szCs w:val="18"/>
    </w:rPr>
  </w:style>
  <w:style w:type="paragraph" w:styleId="22">
    <w:name w:val="toc 2"/>
    <w:basedOn w:val="1"/>
    <w:next w:val="1"/>
    <w:autoRedefine/>
    <w:uiPriority w:val="39"/>
    <w:pPr>
      <w:ind w:left="240"/>
      <w:jc w:val="left"/>
    </w:pPr>
    <w:rPr>
      <w:smallCaps/>
      <w:sz w:val="20"/>
      <w:szCs w:val="20"/>
    </w:rPr>
  </w:style>
  <w:style w:type="paragraph" w:styleId="23">
    <w:name w:val="Body Text 2"/>
    <w:basedOn w:val="1"/>
    <w:uiPriority w:val="0"/>
    <w:pPr>
      <w:spacing w:line="360" w:lineRule="auto"/>
      <w:jc w:val="center"/>
    </w:pPr>
    <w:rPr>
      <w:rFonts w:ascii="宋体" w:hAnsi="宋体"/>
      <w:sz w:val="44"/>
    </w:rPr>
  </w:style>
  <w:style w:type="paragraph" w:styleId="24">
    <w:name w:val="Normal (Web)"/>
    <w:basedOn w:val="1"/>
    <w:uiPriority w:val="99"/>
    <w:pPr>
      <w:widowControl/>
      <w:spacing w:before="100" w:beforeAutospacing="1" w:after="100" w:afterAutospacing="1"/>
      <w:jc w:val="left"/>
    </w:pPr>
    <w:rPr>
      <w:rFonts w:ascii="宋体" w:hAnsi="宋体" w:cs="宋体"/>
      <w:kern w:val="0"/>
      <w:sz w:val="24"/>
    </w:rPr>
  </w:style>
  <w:style w:type="paragraph" w:styleId="25">
    <w:name w:val="Title"/>
    <w:basedOn w:val="1"/>
    <w:qFormat/>
    <w:uiPriority w:val="0"/>
    <w:pPr>
      <w:spacing w:before="240" w:after="60"/>
      <w:jc w:val="center"/>
      <w:outlineLvl w:val="0"/>
    </w:pPr>
    <w:rPr>
      <w:rFonts w:ascii="Arial" w:hAnsi="Arial" w:cs="Arial"/>
      <w:b/>
      <w:bCs/>
      <w:sz w:val="32"/>
      <w:szCs w:val="32"/>
    </w:rPr>
  </w:style>
  <w:style w:type="paragraph" w:styleId="26">
    <w:name w:val="annotation subject"/>
    <w:basedOn w:val="12"/>
    <w:next w:val="12"/>
    <w:link w:val="38"/>
    <w:uiPriority w:val="0"/>
    <w:rPr>
      <w:b/>
      <w:bCs/>
    </w:rPr>
  </w:style>
  <w:style w:type="character" w:styleId="29">
    <w:name w:val="Strong"/>
    <w:basedOn w:val="28"/>
    <w:qFormat/>
    <w:uiPriority w:val="22"/>
    <w:rPr>
      <w:b/>
      <w:bCs/>
    </w:rPr>
  </w:style>
  <w:style w:type="character" w:styleId="30">
    <w:name w:val="endnote reference"/>
    <w:uiPriority w:val="0"/>
    <w:rPr>
      <w:vertAlign w:val="superscript"/>
    </w:rPr>
  </w:style>
  <w:style w:type="character" w:styleId="31">
    <w:name w:val="page number"/>
    <w:basedOn w:val="28"/>
    <w:uiPriority w:val="0"/>
  </w:style>
  <w:style w:type="character" w:styleId="32">
    <w:name w:val="Hyperlink"/>
    <w:uiPriority w:val="99"/>
    <w:rPr>
      <w:color w:val="0000FF"/>
      <w:u w:val="single"/>
    </w:rPr>
  </w:style>
  <w:style w:type="character" w:styleId="33">
    <w:name w:val="annotation reference"/>
    <w:uiPriority w:val="0"/>
    <w:rPr>
      <w:sz w:val="21"/>
      <w:szCs w:val="21"/>
    </w:rPr>
  </w:style>
  <w:style w:type="character" w:styleId="34">
    <w:name w:val="footnote reference"/>
    <w:uiPriority w:val="0"/>
    <w:rPr>
      <w:vertAlign w:val="superscript"/>
    </w:rPr>
  </w:style>
  <w:style w:type="paragraph" w:customStyle="1" w:styleId="35">
    <w:name w:val="标题2"/>
    <w:basedOn w:val="3"/>
    <w:next w:val="3"/>
    <w:qFormat/>
    <w:uiPriority w:val="0"/>
    <w:pPr>
      <w:keepNext w:val="0"/>
      <w:keepLines w:val="0"/>
      <w:spacing w:before="0" w:after="0" w:line="240" w:lineRule="auto"/>
      <w:jc w:val="left"/>
    </w:pPr>
    <w:rPr>
      <w:rFonts w:ascii="Times New Roman" w:hAnsi="Times New Roman"/>
      <w:kern w:val="0"/>
      <w:sz w:val="28"/>
      <w:szCs w:val="28"/>
    </w:rPr>
  </w:style>
  <w:style w:type="paragraph" w:customStyle="1" w:styleId="36">
    <w:name w:val="样式1"/>
    <w:basedOn w:val="4"/>
    <w:uiPriority w:val="0"/>
    <w:pPr>
      <w:ind w:firstLine="420"/>
    </w:pPr>
    <w:rPr>
      <w:rFonts w:eastAsia="黑体"/>
      <w:b w:val="0"/>
      <w:bCs w:val="0"/>
      <w:kern w:val="0"/>
      <w:sz w:val="24"/>
      <w:szCs w:val="24"/>
    </w:rPr>
  </w:style>
  <w:style w:type="character" w:customStyle="1" w:styleId="37">
    <w:name w:val="批注文字 字符"/>
    <w:link w:val="12"/>
    <w:uiPriority w:val="0"/>
    <w:rPr>
      <w:kern w:val="2"/>
      <w:sz w:val="21"/>
      <w:szCs w:val="24"/>
    </w:rPr>
  </w:style>
  <w:style w:type="character" w:customStyle="1" w:styleId="38">
    <w:name w:val="批注主题 字符"/>
    <w:link w:val="26"/>
    <w:uiPriority w:val="0"/>
    <w:rPr>
      <w:b/>
      <w:bCs/>
      <w:kern w:val="2"/>
      <w:sz w:val="21"/>
      <w:szCs w:val="24"/>
    </w:rPr>
  </w:style>
  <w:style w:type="character" w:customStyle="1" w:styleId="39">
    <w:name w:val="脚注文本 字符"/>
    <w:link w:val="21"/>
    <w:uiPriority w:val="0"/>
    <w:rPr>
      <w:kern w:val="2"/>
      <w:sz w:val="18"/>
      <w:szCs w:val="18"/>
    </w:rPr>
  </w:style>
  <w:style w:type="character" w:customStyle="1" w:styleId="40">
    <w:name w:val="尾注文本 字符"/>
    <w:link w:val="16"/>
    <w:uiPriority w:val="0"/>
    <w:rPr>
      <w:kern w:val="2"/>
      <w:sz w:val="21"/>
      <w:szCs w:val="24"/>
    </w:rPr>
  </w:style>
  <w:style w:type="paragraph" w:styleId="41">
    <w:name w:val="List Paragraph"/>
    <w:basedOn w:val="1"/>
    <w:qFormat/>
    <w:uiPriority w:val="34"/>
    <w:pPr>
      <w:ind w:firstLine="420" w:firstLineChars="200"/>
    </w:pPr>
  </w:style>
  <w:style w:type="paragraph" w:customStyle="1" w:styleId="42">
    <w:name w:val="真 正文"/>
    <w:basedOn w:val="1"/>
    <w:link w:val="43"/>
    <w:qFormat/>
    <w:uiPriority w:val="0"/>
    <w:pPr>
      <w:spacing w:line="360" w:lineRule="auto"/>
    </w:pPr>
    <w:rPr>
      <w:sz w:val="24"/>
    </w:rPr>
  </w:style>
  <w:style w:type="character" w:customStyle="1" w:styleId="43">
    <w:name w:val="真 正文 字符"/>
    <w:basedOn w:val="28"/>
    <w:link w:val="42"/>
    <w:uiPriority w:val="0"/>
    <w:rPr>
      <w:kern w:val="2"/>
      <w:sz w:val="24"/>
      <w:szCs w:val="24"/>
    </w:rPr>
  </w:style>
  <w:style w:type="character" w:styleId="44">
    <w:name w:val="Placeholder Text"/>
    <w:basedOn w:val="28"/>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0" Type="http://schemas.microsoft.com/office/2011/relationships/people" Target="people.xml"/><Relationship Id="rId3" Type="http://schemas.openxmlformats.org/officeDocument/2006/relationships/comments" Target="comment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44E185-1BBA-4582-B16E-8BFE7EFA318C}">
  <ds:schemaRefs/>
</ds:datastoreItem>
</file>

<file path=docProps/app.xml><?xml version="1.0" encoding="utf-8"?>
<Properties xmlns="http://schemas.openxmlformats.org/officeDocument/2006/extended-properties" xmlns:vt="http://schemas.openxmlformats.org/officeDocument/2006/docPropsVTypes">
  <Template>Normal.dotm</Template>
  <Company>sei</Company>
  <Pages>38</Pages>
  <Words>5833</Words>
  <Characters>7007</Characters>
  <Lines>229</Lines>
  <Paragraphs>64</Paragraphs>
  <TotalTime>5</TotalTime>
  <ScaleCrop>false</ScaleCrop>
  <LinksUpToDate>false</LinksUpToDate>
  <CharactersWithSpaces>7365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2022-04-16T10:09:00Z</dcterms:created>
  <dc:creator>rogerdu</dc:creator>
  <cp:lastModifiedBy>Angel</cp:lastModifiedBy>
  <cp:lastPrinted>2018-10-31T03:00:00Z</cp:lastPrinted>
  <dcterms:modified xsi:type="dcterms:W3CDTF">2025-03-13T11:31:10Z</dcterms:modified>
  <dc:title>中文摘要</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E0C9C35ED5D04053B7DEFA22BC4446D7_13</vt:lpwstr>
  </property>
</Properties>
</file>